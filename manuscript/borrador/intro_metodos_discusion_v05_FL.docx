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0"/>
        <w:jc w:val="center"/>
        <w:rPr>
          <w:rFonts w:hint="default" w:ascii="Arial" w:hAnsi="Arial" w:cs="Arial"/>
          <w:sz w:val="22"/>
          <w:szCs w:val="22"/>
        </w:rPr>
      </w:pPr>
      <w:r>
        <w:rPr>
          <w:rFonts w:hint="default" w:ascii="Arial" w:hAnsi="Arial" w:cs="Arial"/>
          <w:sz w:val="22"/>
          <w:szCs w:val="22"/>
        </w:rPr>
        <w:t>Thermodynamic characterization of the marine boundary layer during fog and dew occurrences in the hyperarid coastal climate of the Atacama Desert</w:t>
      </w:r>
    </w:p>
    <w:p>
      <w:pPr>
        <w:pStyle w:val="30"/>
        <w:jc w:val="center"/>
        <w:rPr>
          <w:rFonts w:hint="default" w:ascii="Arial" w:hAnsi="Arial" w:cs="Arial"/>
          <w:sz w:val="20"/>
          <w:szCs w:val="20"/>
          <w:lang w:val="es-ES"/>
        </w:rPr>
      </w:pPr>
      <w:r>
        <w:rPr>
          <w:rFonts w:hint="default" w:ascii="Arial" w:hAnsi="Arial" w:cs="Arial"/>
          <w:sz w:val="20"/>
          <w:szCs w:val="20"/>
          <w:lang w:val="es-ES"/>
        </w:rPr>
        <w:t>F.M. Narbona, S. Acevedo, C. Del Río, A. Siegmund, F. Lobos-Roco</w:t>
      </w:r>
    </w:p>
    <w:p>
      <w:pPr>
        <w:pStyle w:val="19"/>
        <w:jc w:val="center"/>
        <w:rPr>
          <w:rFonts w:hint="default" w:ascii="Arial" w:hAnsi="Arial" w:cs="Arial"/>
          <w:sz w:val="20"/>
          <w:szCs w:val="20"/>
        </w:rPr>
      </w:pPr>
      <w:r>
        <w:rPr>
          <w:rFonts w:hint="default" w:ascii="Arial" w:hAnsi="Arial" w:cs="Arial"/>
          <w:sz w:val="20"/>
          <w:szCs w:val="20"/>
        </w:rPr>
        <w:t>2026-10-10</w:t>
      </w:r>
    </w:p>
    <w:p>
      <w:pPr>
        <w:pStyle w:val="31"/>
        <w:jc w:val="both"/>
        <w:rPr>
          <w:rFonts w:hint="default" w:ascii="Arial" w:hAnsi="Arial" w:cs="Arial"/>
          <w:sz w:val="20"/>
          <w:szCs w:val="20"/>
        </w:rPr>
      </w:pPr>
      <w:r>
        <w:rPr>
          <w:rFonts w:hint="default" w:ascii="Arial" w:hAnsi="Arial" w:cs="Arial"/>
          <w:sz w:val="20"/>
          <w:szCs w:val="20"/>
        </w:rPr>
        <w:t>Abstract</w:t>
      </w:r>
    </w:p>
    <w:p>
      <w:pPr>
        <w:pStyle w:val="32"/>
        <w:jc w:val="both"/>
        <w:rPr>
          <w:rFonts w:hint="default" w:ascii="Arial" w:hAnsi="Arial" w:cs="Arial"/>
          <w:sz w:val="20"/>
          <w:szCs w:val="20"/>
        </w:rPr>
      </w:pPr>
      <w:r>
        <w:rPr>
          <w:rFonts w:hint="default" w:ascii="Arial" w:hAnsi="Arial" w:cs="Arial"/>
          <w:sz w:val="20"/>
          <w:szCs w:val="20"/>
        </w:rPr>
        <w:t>In the hyperarid coastal Atacama Desert, fog and dew are the main water sources for ecosystems and local communities</w:t>
      </w:r>
      <w:ins w:id="0" w:author="felipe" w:date="2026-10-11T20:05:51Z">
        <w:r>
          <w:rPr>
            <w:rFonts w:hint="default" w:ascii="Arial" w:hAnsi="Arial" w:cs="Arial"/>
            <w:sz w:val="20"/>
            <w:szCs w:val="20"/>
            <w:lang w:val="es"/>
          </w:rPr>
          <w:t>;</w:t>
        </w:r>
      </w:ins>
      <w:del w:id="1" w:author="felipe" w:date="2026-10-11T20:05:51Z">
        <w:r>
          <w:rPr>
            <w:rFonts w:hint="default" w:ascii="Arial" w:hAnsi="Arial" w:cs="Arial"/>
            <w:sz w:val="20"/>
            <w:szCs w:val="20"/>
          </w:rPr>
          <w:delText>,</w:delText>
        </w:r>
      </w:del>
      <w:r>
        <w:rPr>
          <w:rFonts w:hint="default" w:ascii="Arial" w:hAnsi="Arial" w:cs="Arial"/>
          <w:sz w:val="20"/>
          <w:szCs w:val="20"/>
        </w:rPr>
        <w:t xml:space="preserve"> </w:t>
      </w:r>
      <w:del w:id="2" w:author="felipe" w:date="2026-10-11T20:05:53Z">
        <w:r>
          <w:rPr>
            <w:rFonts w:hint="default" w:ascii="Arial" w:hAnsi="Arial" w:cs="Arial"/>
            <w:sz w:val="20"/>
            <w:szCs w:val="20"/>
            <w:lang w:val="en-US"/>
          </w:rPr>
          <w:delText>but</w:delText>
        </w:r>
      </w:del>
      <w:ins w:id="3" w:author="felipe" w:date="2026-10-11T20:05:53Z">
        <w:r>
          <w:rPr>
            <w:rFonts w:hint="default" w:ascii="Arial" w:hAnsi="Arial" w:cs="Arial"/>
            <w:sz w:val="20"/>
            <w:szCs w:val="20"/>
            <w:lang w:val="es"/>
          </w:rPr>
          <w:t>ho</w:t>
        </w:r>
      </w:ins>
      <w:ins w:id="4" w:author="felipe" w:date="2026-10-11T20:05:54Z">
        <w:r>
          <w:rPr>
            <w:rFonts w:hint="default" w:ascii="Arial" w:hAnsi="Arial" w:cs="Arial"/>
            <w:sz w:val="20"/>
            <w:szCs w:val="20"/>
            <w:lang w:val="es"/>
          </w:rPr>
          <w:t>w</w:t>
        </w:r>
      </w:ins>
      <w:ins w:id="5" w:author="felipe" w:date="2026-10-11T20:05:56Z">
        <w:r>
          <w:rPr>
            <w:rFonts w:hint="default" w:ascii="Arial" w:hAnsi="Arial" w:cs="Arial"/>
            <w:sz w:val="20"/>
            <w:szCs w:val="20"/>
            <w:lang w:val="es"/>
          </w:rPr>
          <w:t>e</w:t>
        </w:r>
      </w:ins>
      <w:ins w:id="6" w:author="felipe" w:date="2026-10-11T20:05:54Z">
        <w:r>
          <w:rPr>
            <w:rFonts w:hint="default" w:ascii="Arial" w:hAnsi="Arial" w:cs="Arial"/>
            <w:sz w:val="20"/>
            <w:szCs w:val="20"/>
            <w:lang w:val="es"/>
          </w:rPr>
          <w:t>ver</w:t>
        </w:r>
      </w:ins>
      <w:r>
        <w:rPr>
          <w:rFonts w:hint="default" w:ascii="Arial" w:hAnsi="Arial" w:cs="Arial"/>
          <w:sz w:val="20"/>
          <w:szCs w:val="20"/>
        </w:rPr>
        <w:t xml:space="preserve"> standard </w:t>
      </w:r>
      <w:del w:id="7" w:author="felipe" w:date="2026-10-11T20:06:05Z">
        <w:r>
          <w:rPr>
            <w:rFonts w:hint="default" w:ascii="Arial" w:hAnsi="Arial" w:cs="Arial"/>
            <w:sz w:val="20"/>
            <w:szCs w:val="20"/>
            <w:lang w:val="en-US"/>
          </w:rPr>
          <w:delText>passive</w:delText>
        </w:r>
      </w:del>
      <w:ins w:id="8" w:author="felipe" w:date="2026-10-11T20:06:05Z">
        <w:r>
          <w:rPr>
            <w:rFonts w:hint="default" w:ascii="Arial" w:hAnsi="Arial" w:cs="Arial"/>
            <w:sz w:val="20"/>
            <w:szCs w:val="20"/>
            <w:lang w:val="es"/>
          </w:rPr>
          <w:t>atm</w:t>
        </w:r>
      </w:ins>
      <w:ins w:id="9" w:author="felipe" w:date="2026-10-11T20:06:06Z">
        <w:r>
          <w:rPr>
            <w:rFonts w:hint="default" w:ascii="Arial" w:hAnsi="Arial" w:cs="Arial"/>
            <w:sz w:val="20"/>
            <w:szCs w:val="20"/>
            <w:lang w:val="es"/>
          </w:rPr>
          <w:t>ospheri</w:t>
        </w:r>
      </w:ins>
      <w:ins w:id="10" w:author="felipe" w:date="2026-10-11T20:06:07Z">
        <w:r>
          <w:rPr>
            <w:rFonts w:hint="default" w:ascii="Arial" w:hAnsi="Arial" w:cs="Arial"/>
            <w:sz w:val="20"/>
            <w:szCs w:val="20"/>
            <w:lang w:val="es"/>
          </w:rPr>
          <w:t>c w</w:t>
        </w:r>
      </w:ins>
      <w:ins w:id="11" w:author="felipe" w:date="2026-10-11T20:06:08Z">
        <w:r>
          <w:rPr>
            <w:rFonts w:hint="default" w:ascii="Arial" w:hAnsi="Arial" w:cs="Arial"/>
            <w:sz w:val="20"/>
            <w:szCs w:val="20"/>
            <w:lang w:val="es"/>
          </w:rPr>
          <w:t>ater</w:t>
        </w:r>
      </w:ins>
      <w:r>
        <w:rPr>
          <w:rFonts w:hint="default" w:ascii="Arial" w:hAnsi="Arial" w:cs="Arial"/>
          <w:sz w:val="20"/>
          <w:szCs w:val="20"/>
        </w:rPr>
        <w:t xml:space="preserve"> collectors cannot separate </w:t>
      </w:r>
      <w:del w:id="12" w:author="felipe" w:date="2026-10-11T20:06:16Z">
        <w:r>
          <w:rPr>
            <w:rFonts w:hint="default" w:ascii="Arial" w:hAnsi="Arial" w:cs="Arial"/>
            <w:sz w:val="20"/>
            <w:szCs w:val="20"/>
            <w:lang w:val="en-US"/>
          </w:rPr>
          <w:delText>them</w:delText>
        </w:r>
      </w:del>
      <w:ins w:id="13" w:author="felipe" w:date="2026-10-11T20:06:19Z">
        <w:r>
          <w:rPr>
            <w:rFonts w:hint="default" w:ascii="Arial" w:hAnsi="Arial" w:cs="Arial"/>
            <w:sz w:val="20"/>
            <w:szCs w:val="20"/>
            <w:lang w:val="es"/>
          </w:rPr>
          <w:t>both</w:t>
        </w:r>
      </w:ins>
      <w:ins w:id="14" w:author="felipe" w:date="2026-10-11T20:06:20Z">
        <w:r>
          <w:rPr>
            <w:rFonts w:hint="default" w:ascii="Arial" w:hAnsi="Arial" w:cs="Arial"/>
            <w:sz w:val="20"/>
            <w:szCs w:val="20"/>
            <w:lang w:val="es"/>
          </w:rPr>
          <w:t xml:space="preserve"> </w:t>
        </w:r>
      </w:ins>
      <w:ins w:id="15" w:author="felipe" w:date="2026-10-11T20:06:21Z">
        <w:r>
          <w:rPr>
            <w:rFonts w:hint="default" w:ascii="Arial" w:hAnsi="Arial" w:cs="Arial"/>
            <w:sz w:val="20"/>
            <w:szCs w:val="20"/>
            <w:lang w:val="es"/>
          </w:rPr>
          <w:t>phenom</w:t>
        </w:r>
      </w:ins>
      <w:ins w:id="16" w:author="felipe" w:date="2026-10-11T20:06:22Z">
        <w:r>
          <w:rPr>
            <w:rFonts w:hint="default" w:ascii="Arial" w:hAnsi="Arial" w:cs="Arial"/>
            <w:sz w:val="20"/>
            <w:szCs w:val="20"/>
            <w:lang w:val="es"/>
          </w:rPr>
          <w:t>ena</w:t>
        </w:r>
      </w:ins>
      <w:r>
        <w:rPr>
          <w:rFonts w:hint="default" w:ascii="Arial" w:hAnsi="Arial" w:cs="Arial"/>
          <w:sz w:val="20"/>
          <w:szCs w:val="20"/>
        </w:rPr>
        <w:t xml:space="preserve"> because their collection periods overlap. We distinguish fog from dew occurrences and characterize the thermodynamic structure of the marine boundary layer under each regime, using 10-min observations from 2024 along a nine-station topographic transect at Cerro Oyarbide</w:t>
      </w:r>
      <w:ins w:id="17" w:author="felipe" w:date="2026-10-11T20:06:41Z">
        <w:r>
          <w:rPr>
            <w:rFonts w:hint="default" w:ascii="Arial" w:hAnsi="Arial" w:cs="Arial"/>
            <w:sz w:val="20"/>
            <w:szCs w:val="20"/>
            <w:lang w:val="es"/>
          </w:rPr>
          <w:t>,</w:t>
        </w:r>
      </w:ins>
      <w:ins w:id="18" w:author="felipe" w:date="2026-10-11T20:06:45Z">
        <w:r>
          <w:rPr>
            <w:rFonts w:hint="default" w:ascii="Arial" w:hAnsi="Arial" w:cs="Arial"/>
            <w:sz w:val="20"/>
            <w:szCs w:val="20"/>
            <w:lang w:val="es"/>
          </w:rPr>
          <w:t xml:space="preserve"> co</w:t>
        </w:r>
      </w:ins>
      <w:ins w:id="19" w:author="felipe" w:date="2026-10-11T20:06:46Z">
        <w:r>
          <w:rPr>
            <w:rFonts w:hint="default" w:ascii="Arial" w:hAnsi="Arial" w:cs="Arial"/>
            <w:sz w:val="20"/>
            <w:szCs w:val="20"/>
            <w:lang w:val="es"/>
          </w:rPr>
          <w:t>astal A</w:t>
        </w:r>
      </w:ins>
      <w:ins w:id="20" w:author="felipe" w:date="2026-10-11T20:06:47Z">
        <w:r>
          <w:rPr>
            <w:rFonts w:hint="default" w:ascii="Arial" w:hAnsi="Arial" w:cs="Arial"/>
            <w:sz w:val="20"/>
            <w:szCs w:val="20"/>
            <w:lang w:val="es"/>
          </w:rPr>
          <w:t>taca</w:t>
        </w:r>
      </w:ins>
      <w:ins w:id="21" w:author="felipe" w:date="2026-10-11T20:06:49Z">
        <w:r>
          <w:rPr>
            <w:rFonts w:hint="default" w:ascii="Arial" w:hAnsi="Arial" w:cs="Arial"/>
            <w:sz w:val="20"/>
            <w:szCs w:val="20"/>
            <w:lang w:val="es"/>
          </w:rPr>
          <w:t>m</w:t>
        </w:r>
      </w:ins>
      <w:ins w:id="22" w:author="felipe" w:date="2026-10-11T20:06:47Z">
        <w:r>
          <w:rPr>
            <w:rFonts w:hint="default" w:ascii="Arial" w:hAnsi="Arial" w:cs="Arial"/>
            <w:sz w:val="20"/>
            <w:szCs w:val="20"/>
            <w:lang w:val="es"/>
          </w:rPr>
          <w:t>a</w:t>
        </w:r>
      </w:ins>
      <w:r>
        <w:rPr>
          <w:rFonts w:hint="default" w:ascii="Arial" w:hAnsi="Arial" w:cs="Arial"/>
          <w:sz w:val="20"/>
          <w:szCs w:val="20"/>
        </w:rPr>
        <w:t xml:space="preserve"> (48 to 1354 m a.s.l.), combined with horizontal visibility and GOES-16 fog and low cloud (FLC) detection. Occurrences </w:t>
      </w:r>
      <w:del w:id="23" w:author="felipe" w:date="2026-10-11T20:07:05Z">
        <w:r>
          <w:rPr>
            <w:rFonts w:hint="default" w:ascii="Arial" w:hAnsi="Arial" w:cs="Arial"/>
            <w:sz w:val="20"/>
            <w:szCs w:val="20"/>
            <w:lang w:val="en-US"/>
          </w:rPr>
          <w:delText>were</w:delText>
        </w:r>
      </w:del>
      <w:ins w:id="24" w:author="felipe" w:date="2026-10-11T20:07:05Z">
        <w:r>
          <w:rPr>
            <w:rFonts w:hint="default" w:ascii="Arial" w:hAnsi="Arial" w:cs="Arial"/>
            <w:sz w:val="20"/>
            <w:szCs w:val="20"/>
            <w:lang w:val="es"/>
          </w:rPr>
          <w:t>a</w:t>
        </w:r>
      </w:ins>
      <w:ins w:id="25" w:author="felipe" w:date="2026-10-11T20:07:06Z">
        <w:r>
          <w:rPr>
            <w:rFonts w:hint="default" w:ascii="Arial" w:hAnsi="Arial" w:cs="Arial"/>
            <w:sz w:val="20"/>
            <w:szCs w:val="20"/>
            <w:lang w:val="es"/>
          </w:rPr>
          <w:t>re</w:t>
        </w:r>
      </w:ins>
      <w:r>
        <w:rPr>
          <w:rFonts w:hint="default" w:ascii="Arial" w:hAnsi="Arial" w:cs="Arial"/>
          <w:sz w:val="20"/>
          <w:szCs w:val="20"/>
        </w:rPr>
        <w:t xml:space="preserve"> classified as fog when visibility </w:t>
      </w:r>
      <w:del w:id="26" w:author="felipe" w:date="2026-10-11T20:07:10Z">
        <w:r>
          <w:rPr>
            <w:rFonts w:hint="default" w:ascii="Arial" w:hAnsi="Arial" w:cs="Arial"/>
            <w:sz w:val="20"/>
            <w:szCs w:val="20"/>
            <w:lang w:val="en-US"/>
          </w:rPr>
          <w:delText>was</w:delText>
        </w:r>
      </w:del>
      <w:ins w:id="27" w:author="felipe" w:date="2026-10-11T20:07:10Z">
        <w:r>
          <w:rPr>
            <w:rFonts w:hint="default" w:ascii="Arial" w:hAnsi="Arial" w:cs="Arial"/>
            <w:sz w:val="20"/>
            <w:szCs w:val="20"/>
            <w:lang w:val="es"/>
          </w:rPr>
          <w:t>is</w:t>
        </w:r>
      </w:ins>
      <w:r>
        <w:rPr>
          <w:rFonts w:hint="default" w:ascii="Arial" w:hAnsi="Arial" w:cs="Arial"/>
          <w:sz w:val="20"/>
          <w:szCs w:val="20"/>
        </w:rPr>
        <w:t xml:space="preserve"> below 1000 m and as dew otherwise, using GOES-16 FLC when visibility </w:t>
      </w:r>
      <w:del w:id="28" w:author="felipe" w:date="2026-10-11T20:07:16Z">
        <w:r>
          <w:rPr>
            <w:rFonts w:hint="default" w:ascii="Arial" w:hAnsi="Arial" w:cs="Arial"/>
            <w:sz w:val="20"/>
            <w:szCs w:val="20"/>
            <w:lang w:val="en-US"/>
          </w:rPr>
          <w:delText>was</w:delText>
        </w:r>
      </w:del>
      <w:ins w:id="29" w:author="felipe" w:date="2026-10-11T20:07:16Z">
        <w:r>
          <w:rPr>
            <w:rFonts w:hint="default" w:ascii="Arial" w:hAnsi="Arial" w:cs="Arial"/>
            <w:sz w:val="20"/>
            <w:szCs w:val="20"/>
            <w:lang w:val="es"/>
          </w:rPr>
          <w:t>is</w:t>
        </w:r>
      </w:ins>
      <w:r>
        <w:rPr>
          <w:rFonts w:hint="default" w:ascii="Arial" w:hAnsi="Arial" w:cs="Arial"/>
          <w:sz w:val="20"/>
          <w:szCs w:val="20"/>
        </w:rPr>
        <w:t xml:space="preserve"> unavailable. Atmospheric water </w:t>
      </w:r>
      <w:del w:id="30" w:author="felipe" w:date="2026-10-11T20:07:20Z">
        <w:r>
          <w:rPr>
            <w:rFonts w:hint="default" w:ascii="Arial" w:hAnsi="Arial" w:cs="Arial"/>
            <w:sz w:val="20"/>
            <w:szCs w:val="20"/>
            <w:lang w:val="en-US"/>
          </w:rPr>
          <w:delText>was</w:delText>
        </w:r>
      </w:del>
      <w:ins w:id="31" w:author="felipe" w:date="2026-10-11T20:07:20Z">
        <w:r>
          <w:rPr>
            <w:rFonts w:hint="default" w:ascii="Arial" w:hAnsi="Arial" w:cs="Arial"/>
            <w:sz w:val="20"/>
            <w:szCs w:val="20"/>
            <w:lang w:val="es"/>
          </w:rPr>
          <w:t>i</w:t>
        </w:r>
      </w:ins>
      <w:ins w:id="32" w:author="felipe" w:date="2026-10-11T20:07:21Z">
        <w:r>
          <w:rPr>
            <w:rFonts w:hint="default" w:ascii="Arial" w:hAnsi="Arial" w:cs="Arial"/>
            <w:sz w:val="20"/>
            <w:szCs w:val="20"/>
            <w:lang w:val="es"/>
          </w:rPr>
          <w:t>s</w:t>
        </w:r>
      </w:ins>
      <w:r>
        <w:rPr>
          <w:rFonts w:hint="default" w:ascii="Arial" w:hAnsi="Arial" w:cs="Arial"/>
          <w:sz w:val="20"/>
          <w:szCs w:val="20"/>
        </w:rPr>
        <w:t xml:space="preserve"> collected in 8.6% of the 10-min records of the year. Within this window, </w:t>
      </w:r>
      <w:ins w:id="33" w:author="felipe" w:date="2026-10-11T20:08:02Z">
        <w:r>
          <w:rPr>
            <w:rFonts w:hint="default" w:ascii="Arial" w:hAnsi="Arial" w:cs="Arial"/>
            <w:sz w:val="20"/>
            <w:szCs w:val="20"/>
            <w:lang w:val="es"/>
          </w:rPr>
          <w:t>and a</w:t>
        </w:r>
      </w:ins>
      <w:ins w:id="34" w:author="felipe" w:date="2026-10-11T20:08:03Z">
        <w:r>
          <w:rPr>
            <w:rFonts w:hint="default" w:ascii="Arial" w:hAnsi="Arial" w:cs="Arial"/>
            <w:sz w:val="20"/>
            <w:szCs w:val="20"/>
            <w:lang w:val="es"/>
          </w:rPr>
          <w:t xml:space="preserve">ccording </w:t>
        </w:r>
      </w:ins>
      <w:ins w:id="35" w:author="felipe" w:date="2026-10-11T20:08:04Z">
        <w:r>
          <w:rPr>
            <w:rFonts w:hint="default" w:ascii="Arial" w:hAnsi="Arial" w:cs="Arial"/>
            <w:sz w:val="20"/>
            <w:szCs w:val="20"/>
            <w:lang w:val="es"/>
          </w:rPr>
          <w:t>to o</w:t>
        </w:r>
      </w:ins>
      <w:ins w:id="36" w:author="felipe" w:date="2026-10-11T20:08:05Z">
        <w:r>
          <w:rPr>
            <w:rFonts w:hint="default" w:ascii="Arial" w:hAnsi="Arial" w:cs="Arial"/>
            <w:sz w:val="20"/>
            <w:szCs w:val="20"/>
            <w:lang w:val="es"/>
          </w:rPr>
          <w:t>ur cla</w:t>
        </w:r>
      </w:ins>
      <w:ins w:id="37" w:author="felipe" w:date="2026-10-11T20:08:06Z">
        <w:r>
          <w:rPr>
            <w:rFonts w:hint="default" w:ascii="Arial" w:hAnsi="Arial" w:cs="Arial"/>
            <w:sz w:val="20"/>
            <w:szCs w:val="20"/>
            <w:lang w:val="es"/>
          </w:rPr>
          <w:t>ssifi</w:t>
        </w:r>
      </w:ins>
      <w:ins w:id="38" w:author="felipe" w:date="2026-10-11T20:08:07Z">
        <w:r>
          <w:rPr>
            <w:rFonts w:hint="default" w:ascii="Arial" w:hAnsi="Arial" w:cs="Arial"/>
            <w:sz w:val="20"/>
            <w:szCs w:val="20"/>
            <w:lang w:val="es"/>
          </w:rPr>
          <w:t>cation</w:t>
        </w:r>
      </w:ins>
      <w:ins w:id="39" w:author="felipe" w:date="2026-10-11T20:08:08Z">
        <w:r>
          <w:rPr>
            <w:rFonts w:hint="default" w:ascii="Arial" w:hAnsi="Arial" w:cs="Arial"/>
            <w:sz w:val="20"/>
            <w:szCs w:val="20"/>
            <w:lang w:val="es"/>
          </w:rPr>
          <w:t xml:space="preserve"> </w:t>
        </w:r>
      </w:ins>
      <w:del w:id="40" w:author="felipe" w:date="2026-10-11T20:08:16Z">
        <w:r>
          <w:rPr>
            <w:rFonts w:hint="default" w:ascii="Arial" w:hAnsi="Arial" w:cs="Arial"/>
            <w:sz w:val="20"/>
            <w:szCs w:val="20"/>
            <w:lang w:val="en-US"/>
          </w:rPr>
          <w:delText>the collectors attributed 4.0% to dew alone and 46.8% to both collectors, whereas the classification assigned</w:delText>
        </w:r>
      </w:del>
      <w:ins w:id="41" w:author="felipe" w:date="2026-10-11T20:08:16Z">
        <w:r>
          <w:rPr>
            <w:rFonts w:hint="default" w:ascii="Arial" w:hAnsi="Arial" w:cs="Arial"/>
            <w:sz w:val="20"/>
            <w:szCs w:val="20"/>
            <w:lang w:val="es"/>
          </w:rPr>
          <w:t>fog</w:t>
        </w:r>
      </w:ins>
      <w:ins w:id="42" w:author="felipe" w:date="2026-10-11T20:08:18Z">
        <w:r>
          <w:rPr>
            <w:rFonts w:hint="default" w:ascii="Arial" w:hAnsi="Arial" w:cs="Arial"/>
            <w:sz w:val="20"/>
            <w:szCs w:val="20"/>
            <w:lang w:val="es"/>
          </w:rPr>
          <w:t xml:space="preserve"> </w:t>
        </w:r>
      </w:ins>
      <w:ins w:id="43" w:author="felipe" w:date="2026-10-11T20:08:51Z">
        <w:r>
          <w:rPr>
            <w:rFonts w:hint="default" w:ascii="Arial" w:hAnsi="Arial" w:cs="Arial"/>
            <w:sz w:val="20"/>
            <w:szCs w:val="20"/>
            <w:lang w:val="es"/>
          </w:rPr>
          <w:t>occurs</w:t>
        </w:r>
      </w:ins>
      <w:ins w:id="44" w:author="felipe" w:date="2026-10-11T20:08:54Z">
        <w:r>
          <w:rPr>
            <w:rFonts w:hint="default" w:ascii="Arial" w:hAnsi="Arial" w:cs="Arial"/>
            <w:sz w:val="20"/>
            <w:szCs w:val="20"/>
            <w:lang w:val="es"/>
          </w:rPr>
          <w:t xml:space="preserve"> </w:t>
        </w:r>
      </w:ins>
      <w:ins w:id="45" w:author="felipe" w:date="2026-10-11T20:08:56Z">
        <w:r>
          <w:rPr>
            <w:rFonts w:hint="default" w:ascii="Arial" w:hAnsi="Arial" w:cs="Arial"/>
            <w:sz w:val="20"/>
            <w:szCs w:val="20"/>
            <w:lang w:val="es"/>
          </w:rPr>
          <w:t>xx</w:t>
        </w:r>
      </w:ins>
      <w:ins w:id="46" w:author="felipe" w:date="2026-10-11T20:08:57Z">
        <w:r>
          <w:rPr>
            <w:rFonts w:hint="default" w:ascii="Arial" w:hAnsi="Arial" w:cs="Arial"/>
            <w:sz w:val="20"/>
            <w:szCs w:val="20"/>
            <w:lang w:val="es"/>
          </w:rPr>
          <w:t xml:space="preserve">% </w:t>
        </w:r>
      </w:ins>
      <w:ins w:id="47" w:author="felipe" w:date="2026-10-11T20:08:58Z">
        <w:r>
          <w:rPr>
            <w:rFonts w:hint="default" w:ascii="Arial" w:hAnsi="Arial" w:cs="Arial"/>
            <w:sz w:val="20"/>
            <w:szCs w:val="20"/>
            <w:lang w:val="es"/>
          </w:rPr>
          <w:t>over t</w:t>
        </w:r>
      </w:ins>
      <w:ins w:id="48" w:author="felipe" w:date="2026-10-11T20:08:59Z">
        <w:r>
          <w:rPr>
            <w:rFonts w:hint="default" w:ascii="Arial" w:hAnsi="Arial" w:cs="Arial"/>
            <w:sz w:val="20"/>
            <w:szCs w:val="20"/>
            <w:lang w:val="es"/>
          </w:rPr>
          <w:t>he year</w:t>
        </w:r>
      </w:ins>
      <w:ins w:id="49" w:author="felipe" w:date="2026-10-11T20:09:00Z">
        <w:r>
          <w:rPr>
            <w:rFonts w:hint="default" w:ascii="Arial" w:hAnsi="Arial" w:cs="Arial"/>
            <w:sz w:val="20"/>
            <w:szCs w:val="20"/>
            <w:lang w:val="es"/>
          </w:rPr>
          <w:t xml:space="preserve"> a</w:t>
        </w:r>
      </w:ins>
      <w:ins w:id="50" w:author="felipe" w:date="2026-10-11T20:09:02Z">
        <w:r>
          <w:rPr>
            <w:rFonts w:hint="default" w:ascii="Arial" w:hAnsi="Arial" w:cs="Arial"/>
            <w:sz w:val="20"/>
            <w:szCs w:val="20"/>
            <w:lang w:val="es"/>
          </w:rPr>
          <w:t>nd de</w:t>
        </w:r>
      </w:ins>
      <w:ins w:id="51" w:author="felipe" w:date="2026-10-11T20:09:03Z">
        <w:r>
          <w:rPr>
            <w:rFonts w:hint="default" w:ascii="Arial" w:hAnsi="Arial" w:cs="Arial"/>
            <w:sz w:val="20"/>
            <w:szCs w:val="20"/>
            <w:lang w:val="es"/>
          </w:rPr>
          <w:t xml:space="preserve">w </w:t>
        </w:r>
      </w:ins>
      <w:ins w:id="52" w:author="felipe" w:date="2026-10-11T20:09:04Z">
        <w:r>
          <w:rPr>
            <w:rFonts w:hint="default" w:ascii="Arial" w:hAnsi="Arial" w:cs="Arial"/>
            <w:sz w:val="20"/>
            <w:szCs w:val="20"/>
            <w:lang w:val="es"/>
          </w:rPr>
          <w:t>XX%</w:t>
        </w:r>
      </w:ins>
      <w:ins w:id="53" w:author="felipe" w:date="2026-10-11T20:09:05Z">
        <w:r>
          <w:rPr>
            <w:rFonts w:hint="default" w:ascii="Arial" w:hAnsi="Arial" w:cs="Arial"/>
            <w:sz w:val="20"/>
            <w:szCs w:val="20"/>
            <w:lang w:val="es"/>
          </w:rPr>
          <w:t xml:space="preserve"> over</w:t>
        </w:r>
      </w:ins>
      <w:ins w:id="54" w:author="felipe" w:date="2026-10-11T20:09:06Z">
        <w:r>
          <w:rPr>
            <w:rFonts w:hint="default" w:ascii="Arial" w:hAnsi="Arial" w:cs="Arial"/>
            <w:sz w:val="20"/>
            <w:szCs w:val="20"/>
            <w:lang w:val="es"/>
          </w:rPr>
          <w:t xml:space="preserve"> the ye</w:t>
        </w:r>
      </w:ins>
      <w:ins w:id="55" w:author="felipe" w:date="2026-10-11T20:09:07Z">
        <w:r>
          <w:rPr>
            <w:rFonts w:hint="default" w:ascii="Arial" w:hAnsi="Arial" w:cs="Arial"/>
            <w:sz w:val="20"/>
            <w:szCs w:val="20"/>
            <w:lang w:val="es"/>
          </w:rPr>
          <w:t>ar</w:t>
        </w:r>
      </w:ins>
      <w:del w:id="56" w:author="felipe" w:date="2026-10-11T20:08:49Z">
        <w:r>
          <w:rPr>
            <w:rFonts w:hint="default" w:ascii="Arial" w:hAnsi="Arial" w:cs="Arial"/>
            <w:sz w:val="20"/>
            <w:szCs w:val="20"/>
          </w:rPr>
          <w:delText xml:space="preserve"> 54.2% to fog and 45.8% to dew</w:delText>
        </w:r>
      </w:del>
      <w:r>
        <w:rPr>
          <w:rFonts w:hint="default" w:ascii="Arial" w:hAnsi="Arial" w:cs="Arial"/>
          <w:sz w:val="20"/>
          <w:szCs w:val="20"/>
        </w:rPr>
        <w:t xml:space="preserve">. </w:t>
      </w:r>
      <w:commentRangeStart w:id="0"/>
      <w:r>
        <w:rPr>
          <w:rFonts w:hint="default" w:ascii="Arial" w:hAnsi="Arial" w:cs="Arial"/>
          <w:sz w:val="20"/>
          <w:szCs w:val="20"/>
        </w:rPr>
        <w:t xml:space="preserve">Fog developed under a </w:t>
      </w:r>
      <w:del w:id="57" w:author="felipe" w:date="2026-10-11T20:09:19Z">
        <w:r>
          <w:rPr>
            <w:rFonts w:hint="default" w:ascii="Arial" w:hAnsi="Arial" w:cs="Arial"/>
            <w:sz w:val="20"/>
            <w:szCs w:val="20"/>
            <w:lang w:val="en-US"/>
          </w:rPr>
          <w:delText>better</w:delText>
        </w:r>
      </w:del>
      <w:ins w:id="58" w:author="felipe" w:date="2026-10-11T20:09:19Z">
        <w:r>
          <w:rPr>
            <w:rFonts w:hint="default" w:ascii="Arial" w:hAnsi="Arial" w:cs="Arial"/>
            <w:sz w:val="20"/>
            <w:szCs w:val="20"/>
            <w:lang w:val="es"/>
          </w:rPr>
          <w:t>more</w:t>
        </w:r>
      </w:ins>
      <w:ins w:id="59" w:author="felipe" w:date="2026-10-11T20:09:21Z">
        <w:r>
          <w:rPr>
            <w:rFonts w:hint="default" w:ascii="Arial" w:hAnsi="Arial" w:cs="Arial"/>
            <w:sz w:val="20"/>
            <w:szCs w:val="20"/>
            <w:lang w:val="es"/>
          </w:rPr>
          <w:t xml:space="preserve"> </w:t>
        </w:r>
      </w:ins>
      <w:ins w:id="60" w:author="felipe" w:date="2026-10-11T20:09:25Z">
        <w:r>
          <w:rPr>
            <w:rFonts w:hint="default" w:ascii="Arial" w:hAnsi="Arial" w:cs="Arial"/>
            <w:sz w:val="20"/>
            <w:szCs w:val="20"/>
            <w:lang w:val="es"/>
          </w:rPr>
          <w:t>we</w:t>
        </w:r>
      </w:ins>
      <w:ins w:id="61" w:author="felipe" w:date="2026-10-11T20:09:26Z">
        <w:r>
          <w:rPr>
            <w:rFonts w:hint="default" w:ascii="Arial" w:hAnsi="Arial" w:cs="Arial"/>
            <w:sz w:val="20"/>
            <w:szCs w:val="20"/>
            <w:lang w:val="es"/>
          </w:rPr>
          <w:t>ll</w:t>
        </w:r>
      </w:ins>
      <w:ins w:id="62" w:author="felipe" w:date="2026-10-11T20:09:27Z">
        <w:r>
          <w:rPr>
            <w:rFonts w:hint="default" w:ascii="Arial" w:hAnsi="Arial" w:cs="Arial"/>
            <w:sz w:val="20"/>
            <w:szCs w:val="20"/>
            <w:lang w:val="es"/>
          </w:rPr>
          <w:t>-</w:t>
        </w:r>
      </w:ins>
      <w:del w:id="63" w:author="felipe" w:date="2026-10-11T20:09:21Z">
        <w:r>
          <w:rPr>
            <w:rFonts w:hint="default" w:ascii="Arial" w:hAnsi="Arial" w:cs="Arial"/>
            <w:sz w:val="20"/>
            <w:szCs w:val="20"/>
          </w:rPr>
          <w:delText>-</w:delText>
        </w:r>
      </w:del>
      <w:r>
        <w:rPr>
          <w:rFonts w:hint="default" w:ascii="Arial" w:hAnsi="Arial" w:cs="Arial"/>
          <w:sz w:val="20"/>
          <w:szCs w:val="20"/>
        </w:rPr>
        <w:t>mixed boundary layer than dew, with mean potential temperature gradients at the main station of 2.57×10⁻³ K m⁻¹ under fog and 3.34×10⁻³ K m⁻¹ under dew, compared with 9.4×10⁻³ K m⁻¹ without occurrences, although the fog and dew distributions overlapped</w:t>
      </w:r>
      <w:commentRangeEnd w:id="0"/>
      <w:r>
        <w:commentReference w:id="0"/>
      </w:r>
      <w:r>
        <w:rPr>
          <w:rFonts w:hint="default" w:ascii="Arial" w:hAnsi="Arial" w:cs="Arial"/>
          <w:sz w:val="20"/>
          <w:szCs w:val="20"/>
        </w:rPr>
        <w:t>. Humidity and wind speed gradients separated active occurrences from periods without occurrences better than fog from dew. Specific humidity increased after fog records (+0.47 g kg⁻¹ after 180 min) but remained nearly unchanged after dew records (+0.07 g kg⁻¹), so no humidity sink was detected under dew. Thus, standard collectors strongly underestimate dew, and thermal stability is the main thermodynamic signature separating fog from dew.</w:t>
      </w:r>
    </w:p>
    <w:p>
      <w:pPr>
        <w:pStyle w:val="26"/>
        <w:jc w:val="both"/>
        <w:rPr>
          <w:rFonts w:hint="default" w:ascii="Arial" w:hAnsi="Arial" w:cs="Arial"/>
          <w:sz w:val="20"/>
          <w:szCs w:val="20"/>
        </w:rPr>
      </w:pPr>
      <w:r>
        <w:rPr>
          <w:rFonts w:hint="default" w:ascii="Arial" w:hAnsi="Arial" w:cs="Arial"/>
          <w:i/>
          <w:iCs/>
          <w:sz w:val="20"/>
          <w:szCs w:val="20"/>
        </w:rPr>
        <w:t>Keywords</w:t>
      </w:r>
      <w:r>
        <w:rPr>
          <w:rFonts w:hint="default" w:ascii="Arial" w:hAnsi="Arial" w:cs="Arial"/>
          <w:sz w:val="20"/>
          <w:szCs w:val="20"/>
        </w:rPr>
        <w:t>: Fog; Dew; Marine boundary layer; Atmospheric stability; GOES-16; Atacama Desert</w:t>
      </w:r>
    </w:p>
    <w:p>
      <w:pPr>
        <w:pStyle w:val="2"/>
        <w:jc w:val="both"/>
        <w:rPr>
          <w:rFonts w:hint="default" w:ascii="Arial" w:hAnsi="Arial" w:cs="Arial"/>
          <w:sz w:val="20"/>
          <w:szCs w:val="20"/>
        </w:rPr>
      </w:pPr>
      <w:bookmarkStart w:id="0" w:name="introduction"/>
      <w:r>
        <w:rPr>
          <w:rFonts w:hint="default" w:ascii="Arial" w:hAnsi="Arial" w:cs="Arial"/>
          <w:sz w:val="20"/>
          <w:szCs w:val="20"/>
        </w:rPr>
        <w:t>1. Introduction</w:t>
      </w:r>
    </w:p>
    <w:p>
      <w:pPr>
        <w:pStyle w:val="26"/>
        <w:jc w:val="both"/>
        <w:rPr>
          <w:rFonts w:hint="default" w:ascii="Arial" w:hAnsi="Arial" w:cs="Arial"/>
          <w:sz w:val="20"/>
          <w:szCs w:val="20"/>
        </w:rPr>
      </w:pPr>
      <w:r>
        <w:rPr>
          <w:rFonts w:hint="default" w:ascii="Arial" w:hAnsi="Arial" w:cs="Arial"/>
          <w:sz w:val="20"/>
          <w:szCs w:val="20"/>
        </w:rPr>
        <w:t xml:space="preserve">In the coastal Atacama Desert, precipitation is almost null (Houston, 2006), thus fog and dew are the main water sources sustaining hyperarid ecosystems and local communities (Lobos-Roco et al., 2024; Río et al., 2021). In this area, </w:t>
      </w:r>
      <w:r>
        <w:rPr>
          <w:rFonts w:hint="default" w:ascii="Arial" w:hAnsi="Arial" w:cs="Arial"/>
          <w:i/>
          <w:iCs/>
          <w:sz w:val="20"/>
          <w:szCs w:val="20"/>
        </w:rPr>
        <w:t>Tillandsia landbeckii</w:t>
      </w:r>
      <w:r>
        <w:rPr>
          <w:rFonts w:hint="default" w:ascii="Arial" w:hAnsi="Arial" w:cs="Arial"/>
          <w:sz w:val="20"/>
          <w:szCs w:val="20"/>
        </w:rPr>
        <w:t xml:space="preserve"> is a classic example of </w:t>
      </w:r>
      <w:commentRangeStart w:id="1"/>
      <w:commentRangeStart w:id="2"/>
      <w:r>
        <w:rPr>
          <w:rFonts w:hint="default" w:ascii="Arial" w:hAnsi="Arial" w:cs="Arial"/>
          <w:sz w:val="20"/>
          <w:szCs w:val="20"/>
        </w:rPr>
        <w:t>fog-</w:t>
      </w:r>
      <w:commentRangeEnd w:id="1"/>
      <w:r>
        <w:rPr>
          <w:rStyle w:val="16"/>
          <w:rFonts w:hint="default" w:ascii="Arial" w:hAnsi="Arial" w:cs="Arial"/>
          <w:sz w:val="20"/>
          <w:szCs w:val="20"/>
        </w:rPr>
        <w:commentReference w:id="1"/>
      </w:r>
      <w:commentRangeEnd w:id="2"/>
      <w:r>
        <w:commentReference w:id="2"/>
      </w:r>
      <w:r>
        <w:rPr>
          <w:rFonts w:hint="default" w:ascii="Arial" w:hAnsi="Arial" w:cs="Arial"/>
          <w:sz w:val="20"/>
          <w:szCs w:val="20"/>
        </w:rPr>
        <w:t xml:space="preserve"> and dew-dependent vegetation, which localised within 900 and 1200 m a.s.l. received fog during afternoon (Cereceda et al., 2008; García et al., 2021), and dew at night during periods of reduced fog (Jabbusch &amp; Koch, 2025; Latorre et al., 2011). Other species share this dependence, including congeneric </w:t>
      </w:r>
      <w:r>
        <w:rPr>
          <w:rFonts w:hint="default" w:ascii="Arial" w:hAnsi="Arial" w:cs="Arial"/>
          <w:i/>
          <w:iCs/>
          <w:sz w:val="20"/>
          <w:szCs w:val="20"/>
        </w:rPr>
        <w:t>Tillandsia</w:t>
      </w:r>
      <w:r>
        <w:rPr>
          <w:rFonts w:hint="default" w:ascii="Arial" w:hAnsi="Arial" w:cs="Arial"/>
          <w:sz w:val="20"/>
          <w:szCs w:val="20"/>
        </w:rPr>
        <w:t xml:space="preserve"> (Pinto et al., 2006) and biological soil crusts (Jung et al., 2019). Regarding dew specifically, the cactus </w:t>
      </w:r>
      <w:r>
        <w:rPr>
          <w:rFonts w:hint="default" w:ascii="Arial" w:hAnsi="Arial" w:cs="Arial"/>
          <w:i/>
          <w:iCs/>
          <w:sz w:val="20"/>
          <w:szCs w:val="20"/>
        </w:rPr>
        <w:t>Copiapoa cinerea var. haseltoniana</w:t>
      </w:r>
      <w:r>
        <w:rPr>
          <w:rFonts w:hint="default" w:ascii="Arial" w:hAnsi="Arial" w:cs="Arial"/>
          <w:sz w:val="20"/>
          <w:szCs w:val="20"/>
        </w:rPr>
        <w:t xml:space="preserve"> shows differential radiative cooling across its stem and spines, a property exploited in biomimetic dew harvesting designs (Malik et al., 2023), suggesting some desert plants may rely preferentially on this water source. Coastal communities have also used fog water for drinking supply and small scale greenhouse vegetable production (Albornoz et al., 2023; Fessehaye et al., 2014).</w:t>
      </w:r>
    </w:p>
    <w:p>
      <w:pPr>
        <w:pStyle w:val="3"/>
        <w:jc w:val="both"/>
        <w:rPr>
          <w:rFonts w:hint="default" w:ascii="Arial" w:hAnsi="Arial" w:cs="Arial"/>
          <w:sz w:val="20"/>
          <w:szCs w:val="20"/>
        </w:rPr>
      </w:pPr>
      <w:r>
        <w:rPr>
          <w:rFonts w:hint="default" w:ascii="Arial" w:hAnsi="Arial" w:cs="Arial"/>
          <w:sz w:val="20"/>
          <w:szCs w:val="20"/>
        </w:rPr>
        <w:t>Coastal fog and dew are condensation processes that occurs within the marine boundary layer (MBL), governed by turbulent mixing, advection and thermal stratification (Lobos-Roco et al., 2024; Stull, 1988). Fog forms when a moist air parcel saturates, then reaching the dew point (</w:t>
      </w:r>
      <m:oMath>
        <m:sSub>
          <m:sSubPr>
            <m:ctrlPr>
              <w:rPr>
                <w:rFonts w:hint="default" w:ascii="Cambria Math" w:hAnsi="Cambria Math" w:cs="Arial"/>
                <w:sz w:val="20"/>
                <w:szCs w:val="20"/>
              </w:rPr>
            </m:ctrlPr>
          </m:sSubPr>
          <m:e>
            <m:r>
              <m:rPr/>
              <w:rPr>
                <w:rFonts w:hint="default" w:ascii="Cambria Math" w:hAnsi="Cambria Math" w:cs="Arial"/>
                <w:sz w:val="20"/>
                <w:szCs w:val="20"/>
              </w:rPr>
              <m:t>T</m:t>
            </m:r>
            <m:ctrlPr>
              <w:rPr>
                <w:rFonts w:hint="default" w:ascii="Cambria Math" w:hAnsi="Cambria Math" w:cs="Arial"/>
                <w:sz w:val="20"/>
                <w:szCs w:val="20"/>
              </w:rPr>
            </m:ctrlPr>
          </m:e>
          <m:sub>
            <m:r>
              <m:rPr/>
              <w:rPr>
                <w:rFonts w:hint="default" w:ascii="Cambria Math" w:hAnsi="Cambria Math" w:cs="Arial"/>
                <w:sz w:val="20"/>
                <w:szCs w:val="20"/>
              </w:rPr>
              <m:t>air</m:t>
            </m:r>
            <m:ctrlPr>
              <w:rPr>
                <w:rFonts w:hint="default" w:ascii="Cambria Math" w:hAnsi="Cambria Math" w:cs="Arial"/>
                <w:sz w:val="20"/>
                <w:szCs w:val="20"/>
              </w:rPr>
            </m:ctrlPr>
          </m:sub>
        </m:sSub>
        <m:r>
          <m:rPr>
            <m:sty m:val="p"/>
          </m:rPr>
          <w:rPr>
            <w:rFonts w:hint="default" w:ascii="Cambria Math" w:hAnsi="Cambria Math" w:cs="Arial"/>
            <w:sz w:val="20"/>
            <w:szCs w:val="20"/>
          </w:rPr>
          <m:t>≤</m:t>
        </m:r>
        <m:sSub>
          <m:sSubPr>
            <m:ctrlPr>
              <w:rPr>
                <w:rFonts w:hint="default" w:ascii="Cambria Math" w:hAnsi="Cambria Math" w:cs="Arial"/>
                <w:sz w:val="20"/>
                <w:szCs w:val="20"/>
              </w:rPr>
            </m:ctrlPr>
          </m:sSubPr>
          <m:e>
            <m:r>
              <m:rPr/>
              <w:rPr>
                <w:rFonts w:hint="default" w:ascii="Cambria Math" w:hAnsi="Cambria Math" w:cs="Arial"/>
                <w:sz w:val="20"/>
                <w:szCs w:val="20"/>
              </w:rPr>
              <m:t>T</m:t>
            </m:r>
            <m:ctrlPr>
              <w:rPr>
                <w:rFonts w:hint="default" w:ascii="Cambria Math" w:hAnsi="Cambria Math" w:cs="Arial"/>
                <w:sz w:val="20"/>
                <w:szCs w:val="20"/>
              </w:rPr>
            </m:ctrlPr>
          </m:e>
          <m:sub>
            <m:r>
              <m:rPr/>
              <w:rPr>
                <w:rFonts w:hint="default" w:ascii="Cambria Math" w:hAnsi="Cambria Math" w:cs="Arial"/>
                <w:sz w:val="20"/>
                <w:szCs w:val="20"/>
              </w:rPr>
              <m:t>dew</m:t>
            </m:r>
            <m:ctrlPr>
              <w:rPr>
                <w:rFonts w:hint="default" w:ascii="Cambria Math" w:hAnsi="Cambria Math" w:cs="Arial"/>
                <w:sz w:val="20"/>
                <w:szCs w:val="20"/>
              </w:rPr>
            </m:ctrlPr>
          </m:sub>
        </m:sSub>
      </m:oMath>
      <w:r>
        <w:rPr>
          <w:rFonts w:hint="default" w:ascii="Arial" w:hAnsi="Arial" w:cs="Arial"/>
          <w:sz w:val="20"/>
          <w:szCs w:val="20"/>
        </w:rPr>
        <w:t>) (Gultepe et al., 2007). In the Atacama, fog results from the advection of marine stratocumulus clouds, which are formed over the South East Pacific (SEP) Ocean under high subsidence promoted by the South Pacific Anticyclone (Cereceda et al., 2002; Cereceda et al., 2008; Rutllant &amp; Montecino, 2002). This subsidence contrasts with the cold Humboldt Current and the cold water upwelling forming a strong thermal inversion (~20 K) that limits vertical mixing, driving the stratocumulus cloud formation (Espinoza et al., 2024). The anticyclonic circulation in the SEP transports these well-formed stratocumulus up to 50–60 km inland (Lobos-Roco et al., 2024; Río et al., 2021). Here, clouds get in contact with the coastal mountain range between 600 and 1200 m asl, forming a fog belt. One of the main thermodynamic characteristic of stratocumulus cloud-fog in the Atacama is that it develops under a well-mixed (turbulent) MBL, with low potential temperature gradients (∂θ/∂z &lt; 3.1×10⁻³ K m⁻¹) (Lobos Roco et al., 2018) and continuous positive moisture advection (∂q/∂t ≈ +0.016 g kg⁻¹ h⁻¹) (Lobos-Roco et al., 2024).</w:t>
      </w:r>
    </w:p>
    <w:p>
      <w:pPr>
        <w:pStyle w:val="3"/>
        <w:jc w:val="both"/>
        <w:rPr>
          <w:rFonts w:hint="default" w:ascii="Arial" w:hAnsi="Arial" w:cs="Arial"/>
          <w:sz w:val="20"/>
          <w:szCs w:val="20"/>
        </w:rPr>
      </w:pPr>
      <w:r>
        <w:rPr>
          <w:rFonts w:hint="default" w:ascii="Arial" w:hAnsi="Arial" w:cs="Arial"/>
          <w:sz w:val="20"/>
          <w:szCs w:val="20"/>
        </w:rPr>
        <w:t>In contrast, dew forms over surfaces, which driven by nocturnal radiative cooling, reach the dew point (</w:t>
      </w:r>
      <m:oMath>
        <m:sSub>
          <m:sSubPr>
            <m:ctrlPr>
              <w:rPr>
                <w:rFonts w:hint="default" w:ascii="Cambria Math" w:hAnsi="Cambria Math" w:cs="Arial"/>
                <w:sz w:val="20"/>
                <w:szCs w:val="20"/>
              </w:rPr>
            </m:ctrlPr>
          </m:sSubPr>
          <m:e>
            <m:r>
              <m:rPr/>
              <w:rPr>
                <w:rFonts w:hint="default" w:ascii="Cambria Math" w:hAnsi="Cambria Math" w:cs="Arial"/>
                <w:sz w:val="20"/>
                <w:szCs w:val="20"/>
              </w:rPr>
              <m:t>T</m:t>
            </m:r>
            <m:ctrlPr>
              <w:rPr>
                <w:rFonts w:hint="default" w:ascii="Cambria Math" w:hAnsi="Cambria Math" w:cs="Arial"/>
                <w:sz w:val="20"/>
                <w:szCs w:val="20"/>
              </w:rPr>
            </m:ctrlPr>
          </m:e>
          <m:sub>
            <m:r>
              <m:rPr/>
              <w:rPr>
                <w:rFonts w:hint="default" w:ascii="Cambria Math" w:hAnsi="Cambria Math" w:cs="Arial"/>
                <w:sz w:val="20"/>
                <w:szCs w:val="20"/>
              </w:rPr>
              <m:t>surf</m:t>
            </m:r>
            <m:ctrlPr>
              <w:rPr>
                <w:rFonts w:hint="default" w:ascii="Cambria Math" w:hAnsi="Cambria Math" w:cs="Arial"/>
                <w:sz w:val="20"/>
                <w:szCs w:val="20"/>
              </w:rPr>
            </m:ctrlPr>
          </m:sub>
        </m:sSub>
        <m:r>
          <m:rPr>
            <m:sty m:val="p"/>
          </m:rPr>
          <w:rPr>
            <w:rFonts w:hint="default" w:ascii="Cambria Math" w:hAnsi="Cambria Math" w:cs="Arial"/>
            <w:sz w:val="20"/>
            <w:szCs w:val="20"/>
          </w:rPr>
          <m:t>≤</m:t>
        </m:r>
        <m:sSub>
          <m:sSubPr>
            <m:ctrlPr>
              <w:rPr>
                <w:rFonts w:hint="default" w:ascii="Cambria Math" w:hAnsi="Cambria Math" w:cs="Arial"/>
                <w:sz w:val="20"/>
                <w:szCs w:val="20"/>
              </w:rPr>
            </m:ctrlPr>
          </m:sSubPr>
          <m:e>
            <m:r>
              <m:rPr/>
              <w:rPr>
                <w:rFonts w:hint="default" w:ascii="Cambria Math" w:hAnsi="Cambria Math" w:cs="Arial"/>
                <w:sz w:val="20"/>
                <w:szCs w:val="20"/>
              </w:rPr>
              <m:t>T</m:t>
            </m:r>
            <m:ctrlPr>
              <w:rPr>
                <w:rFonts w:hint="default" w:ascii="Cambria Math" w:hAnsi="Cambria Math" w:cs="Arial"/>
                <w:sz w:val="20"/>
                <w:szCs w:val="20"/>
              </w:rPr>
            </m:ctrlPr>
          </m:e>
          <m:sub>
            <m:r>
              <m:rPr/>
              <w:rPr>
                <w:rFonts w:hint="default" w:ascii="Cambria Math" w:hAnsi="Cambria Math" w:cs="Arial"/>
                <w:sz w:val="20"/>
                <w:szCs w:val="20"/>
              </w:rPr>
              <m:t>dew</m:t>
            </m:r>
            <m:ctrlPr>
              <w:rPr>
                <w:rFonts w:hint="default" w:ascii="Cambria Math" w:hAnsi="Cambria Math" w:cs="Arial"/>
                <w:sz w:val="20"/>
                <w:szCs w:val="20"/>
              </w:rPr>
            </m:ctrlPr>
          </m:sub>
        </m:sSub>
      </m:oMath>
      <w:r>
        <w:rPr>
          <w:rFonts w:hint="default" w:ascii="Arial" w:hAnsi="Arial" w:cs="Arial"/>
          <w:sz w:val="20"/>
          <w:szCs w:val="20"/>
        </w:rPr>
        <w:t>), condensing directly on solid surfaces under clear, calm, humid conditions (Jacobs et al., 2006; Monteith, 1957). In terms of thermodynamics, dew forms under a more stable surface layer (∂θ/∂z &gt; 3.8×10⁻³ K m⁻¹) and a net negative vapour tendency (∂q/∂t ≈ −0.25 g kg⁻¹ h⁻¹) (Lobos-Roco et al., 2024). This contrast shows that atmospheric thermal stability is a reliable variable to distinguish between fog and dew, unlike the moisture gradient, which is limited by MBL humidity homogeneity (Lobos-Roco et al., 2024). Contrary, since dew formation reduces the air humidity by transferring it to the surface, the ∂q/∂t also might play a role in distinguish dew from fog.</w:t>
      </w:r>
    </w:p>
    <w:p>
      <w:pPr>
        <w:pStyle w:val="3"/>
        <w:jc w:val="both"/>
        <w:rPr>
          <w:rFonts w:hint="default" w:ascii="Arial" w:hAnsi="Arial" w:cs="Arial"/>
          <w:sz w:val="20"/>
          <w:szCs w:val="20"/>
        </w:rPr>
      </w:pPr>
      <w:r>
        <w:rPr>
          <w:rFonts w:hint="default" w:ascii="Arial" w:hAnsi="Arial" w:cs="Arial"/>
          <w:sz w:val="20"/>
          <w:szCs w:val="20"/>
        </w:rPr>
        <w:t xml:space="preserve">Fog and dew can be quantified by measuring their respective collection rates. For that purpose, standardized passive collectors have been developed. On the one hand, the Standard Fog Collector (SFC), collects fog droplets over a 1 m² polypropylene mesh (Schemenauer &amp; Cereceda, 1994). In the Atacama, fog collects rates from 3 to 8 </w:t>
      </w:r>
      <m:oMath>
        <m:r>
          <m:rPr/>
          <w:rPr>
            <w:rFonts w:hint="default" w:ascii="Cambria Math" w:hAnsi="Cambria Math" w:cs="Arial"/>
            <w:sz w:val="20"/>
            <w:szCs w:val="20"/>
          </w:rPr>
          <m:t>L </m:t>
        </m:r>
        <m:sSup>
          <m:sSupPr>
            <m:ctrlPr>
              <w:rPr>
                <w:rFonts w:hint="default" w:ascii="Cambria Math" w:hAnsi="Cambria Math" w:cs="Arial"/>
                <w:sz w:val="20"/>
                <w:szCs w:val="20"/>
              </w:rPr>
            </m:ctrlPr>
          </m:sSupPr>
          <m:e>
            <m:r>
              <m:rPr/>
              <w:rPr>
                <w:rFonts w:hint="default" w:ascii="Cambria Math" w:hAnsi="Cambria Math" w:cs="Arial"/>
                <w:sz w:val="20"/>
                <w:szCs w:val="20"/>
              </w:rPr>
              <m:t>m</m:t>
            </m:r>
            <m:ctrlPr>
              <w:rPr>
                <w:rFonts w:hint="default" w:ascii="Cambria Math" w:hAnsi="Cambria Math" w:cs="Arial"/>
                <w:sz w:val="20"/>
                <w:szCs w:val="20"/>
              </w:rPr>
            </m:ctrlPr>
          </m:e>
          <m:sup>
            <m:r>
              <m:rPr>
                <m:sty m:val="p"/>
              </m:rPr>
              <w:rPr>
                <w:rFonts w:hint="default" w:ascii="Cambria Math" w:hAnsi="Cambria Math" w:cs="Arial"/>
                <w:sz w:val="20"/>
                <w:szCs w:val="20"/>
              </w:rPr>
              <m:t>−</m:t>
            </m:r>
            <m:r>
              <m:rPr/>
              <w:rPr>
                <w:rFonts w:hint="default" w:ascii="Cambria Math" w:hAnsi="Cambria Math" w:cs="Arial"/>
                <w:sz w:val="20"/>
                <w:szCs w:val="20"/>
              </w:rPr>
              <m:t>2</m:t>
            </m:r>
            <m:ctrlPr>
              <w:rPr>
                <w:rFonts w:hint="default" w:ascii="Cambria Math" w:hAnsi="Cambria Math" w:cs="Arial"/>
                <w:sz w:val="20"/>
                <w:szCs w:val="20"/>
              </w:rPr>
            </m:ctrlPr>
          </m:sup>
        </m:sSup>
        <m:r>
          <m:rPr/>
          <w:rPr>
            <w:rFonts w:hint="default" w:ascii="Cambria Math" w:hAnsi="Cambria Math" w:cs="Arial"/>
            <w:sz w:val="20"/>
            <w:szCs w:val="20"/>
          </w:rPr>
          <m:t> da</m:t>
        </m:r>
        <m:sSup>
          <m:sSupPr>
            <m:ctrlPr>
              <w:rPr>
                <w:rFonts w:hint="default" w:ascii="Cambria Math" w:hAnsi="Cambria Math" w:cs="Arial"/>
                <w:sz w:val="20"/>
                <w:szCs w:val="20"/>
              </w:rPr>
            </m:ctrlPr>
          </m:sSupPr>
          <m:e>
            <m:r>
              <m:rPr/>
              <w:rPr>
                <w:rFonts w:hint="default" w:ascii="Cambria Math" w:hAnsi="Cambria Math" w:cs="Arial"/>
                <w:sz w:val="20"/>
                <w:szCs w:val="20"/>
              </w:rPr>
              <m:t>y</m:t>
            </m:r>
            <m:ctrlPr>
              <w:rPr>
                <w:rFonts w:hint="default" w:ascii="Cambria Math" w:hAnsi="Cambria Math" w:cs="Arial"/>
                <w:sz w:val="20"/>
                <w:szCs w:val="20"/>
              </w:rPr>
            </m:ctrlPr>
          </m:e>
          <m:sup>
            <m:r>
              <m:rPr>
                <m:sty m:val="p"/>
              </m:rPr>
              <w:rPr>
                <w:rFonts w:hint="default" w:ascii="Cambria Math" w:hAnsi="Cambria Math" w:cs="Arial"/>
                <w:sz w:val="20"/>
                <w:szCs w:val="20"/>
              </w:rPr>
              <m:t>−</m:t>
            </m:r>
            <m:r>
              <m:rPr/>
              <w:rPr>
                <w:rFonts w:hint="default" w:ascii="Cambria Math" w:hAnsi="Cambria Math" w:cs="Arial"/>
                <w:sz w:val="20"/>
                <w:szCs w:val="20"/>
              </w:rPr>
              <m:t>1</m:t>
            </m:r>
            <m:ctrlPr>
              <w:rPr>
                <w:rFonts w:hint="default" w:ascii="Cambria Math" w:hAnsi="Cambria Math" w:cs="Arial"/>
                <w:sz w:val="20"/>
                <w:szCs w:val="20"/>
              </w:rPr>
            </m:ctrlPr>
          </m:sup>
        </m:sSup>
      </m:oMath>
      <w:r>
        <w:rPr>
          <w:rFonts w:hint="default" w:ascii="Arial" w:hAnsi="Arial" w:cs="Arial"/>
          <w:sz w:val="20"/>
          <w:szCs w:val="20"/>
        </w:rPr>
        <w:t xml:space="preserve"> (Cereceda et al., 2008; Larrain et al., 2002). On the other hand, the Standard Dew Collector (SDC), collects dew by cooling a plate surface of a 1 m² by nocturnal radiative loss (Muselli et al., 2002). In the Atacama, collection rates of dew fall within the range observed in other arid regions worldwide, from 0.1 to 0.8 L m⁻² day⁻¹ (Lobos-Roco et al., 2024). Despite the effort of quantify fog and dew through the passive collection, they fail to distinguish between the two phenomena due to an instrumental overlap in their collection periods, which leaves their relative contribution highly uncertain (Lobos-Roco et al., 2024).</w:t>
      </w:r>
    </w:p>
    <w:p>
      <w:pPr>
        <w:pStyle w:val="3"/>
        <w:jc w:val="both"/>
        <w:rPr>
          <w:rFonts w:hint="default" w:ascii="Arial" w:hAnsi="Arial" w:cs="Arial"/>
          <w:sz w:val="20"/>
          <w:szCs w:val="20"/>
        </w:rPr>
      </w:pPr>
      <w:r>
        <w:rPr>
          <w:rFonts w:hint="default" w:ascii="Arial" w:hAnsi="Arial" w:cs="Arial"/>
          <w:sz w:val="20"/>
          <w:szCs w:val="20"/>
        </w:rPr>
        <w:t>In hyperarid regions, accurately measuring their dynamics is essential to understanding their contribution to the hydrological cycle and the carbon balance of these ecosystems (Wang et al., 2016). Both processes provide the moisture upon which biological soil crusts and other surface organisms depend on, directly influencing their carbon-sequestering capacity. This underscores the need for methods that allow for the precise determination of each phenomenon’s individual contribution (Chamizo et al., 2021; Li et al., 2025). In contrast to fog, our understanding of dew remains very limited (Li et al., 2025). Beyond its ecological significance, this understanding could also benefit local communities by improving water-harvesting technologies and guiding appropriate water management in arid regions.</w:t>
      </w:r>
    </w:p>
    <w:p>
      <w:pPr>
        <w:pStyle w:val="3"/>
        <w:jc w:val="both"/>
        <w:rPr>
          <w:rFonts w:hint="default" w:ascii="Arial" w:hAnsi="Arial" w:cs="Arial"/>
          <w:sz w:val="20"/>
          <w:szCs w:val="20"/>
        </w:rPr>
      </w:pPr>
      <w:r>
        <w:rPr>
          <w:rFonts w:hint="default" w:ascii="Arial" w:hAnsi="Arial" w:cs="Arial"/>
          <w:sz w:val="20"/>
          <w:szCs w:val="20"/>
        </w:rPr>
        <w:t>In the context of the highly uncertainty that fog and dew collectors produces, in this study we aim to distinguish fog from dew by analyzing their atmospheric thermodynamic characteristics. In particular we aim to answer: How do atmospheric stability and humidity tendency differ between fog and dew occurrences in the coastal Atacama Desert? To answer this question, we test three falsifiable hypotheses. Firstly, (occurrence): the frequency of dew occurrences compared to total occurrences exceeds the ones recorded by SDC. Secondly (structure): fog forms under a well mixed and turbulent marine boundary layer (lower ∂θ/∂z and higher ∂U/∂z), whereas dew forms under a more stratified and calm layer (higher ∂θ/∂z and lower ∂U/∂z), while ∂q/∂z would not allow discrimination between both regimes, since both require a well-mixed vapor column near saturation. Thirdly (dynamics): fog is marked by continuous humidity advection (∂q/∂t &gt; 0), while dew by a surface humidity sink (∂q/∂t ≤ 0), reflecting opposite atmospheric water vapor tendency. To test these hypothesis, our research strategy was based a combination of in-situ meteorological observations from a topographic transect and satellite information retrieved from GOES satellite. This manuscript is structured as follows. Section 2 describes the study area and the methods used to quantify the variables required to test our three falsifiable hypotheses. In Section 3 we presents our results, which are organized into three sub-sections: (3.1) the occurrence of fog and dew, (3.2) the vertical thermodynamic structure of the boundary layer under each regime, and (3.3) the temporal evolution of specific humidity. Building upon our results, Section 4 discusses these findings in light of the existing literature. Finally, Section 5 offers conclusions and future prospects of this study.</w:t>
      </w:r>
    </w:p>
    <w:bookmarkEnd w:id="0"/>
    <w:p>
      <w:pPr>
        <w:pStyle w:val="2"/>
        <w:jc w:val="both"/>
        <w:rPr>
          <w:rFonts w:hint="default" w:ascii="Arial" w:hAnsi="Arial" w:cs="Arial"/>
          <w:sz w:val="20"/>
          <w:szCs w:val="20"/>
        </w:rPr>
      </w:pPr>
      <w:bookmarkStart w:id="1" w:name="methods"/>
      <w:r>
        <w:rPr>
          <w:rFonts w:hint="default" w:ascii="Arial" w:hAnsi="Arial" w:cs="Arial"/>
          <w:sz w:val="20"/>
          <w:szCs w:val="20"/>
        </w:rPr>
        <w:t>2. Methods</w:t>
      </w:r>
    </w:p>
    <w:p>
      <w:pPr>
        <w:pStyle w:val="4"/>
        <w:jc w:val="both"/>
        <w:rPr>
          <w:rFonts w:hint="default" w:ascii="Arial" w:hAnsi="Arial" w:cs="Arial"/>
          <w:sz w:val="20"/>
          <w:szCs w:val="20"/>
        </w:rPr>
      </w:pPr>
      <w:bookmarkStart w:id="2" w:name="study-area-cerro-oyarbide"/>
      <w:r>
        <w:rPr>
          <w:rFonts w:hint="default" w:ascii="Arial" w:hAnsi="Arial" w:cs="Arial"/>
          <w:sz w:val="20"/>
          <w:szCs w:val="20"/>
        </w:rPr>
        <w:t>2.1 Study area: Cerro Oyarbide</w:t>
      </w:r>
    </w:p>
    <w:p>
      <w:pPr>
        <w:pStyle w:val="26"/>
        <w:jc w:val="both"/>
        <w:rPr>
          <w:rFonts w:hint="default" w:ascii="Arial" w:hAnsi="Arial" w:cs="Arial"/>
          <w:sz w:val="20"/>
          <w:szCs w:val="20"/>
        </w:rPr>
      </w:pPr>
      <w:r>
        <w:rPr>
          <w:rFonts w:hint="default" w:ascii="Arial" w:hAnsi="Arial" w:cs="Arial"/>
          <w:sz w:val="20"/>
          <w:szCs w:val="20"/>
        </w:rPr>
        <w:t xml:space="preserve">The observational data source used in this study are located over topographic transect placed at Cerro Oyarbide (~20.61°S, 70.07°W). This site is located in the Atacama coastal mountain range about </w:t>
      </w:r>
      <w:commentRangeStart w:id="3"/>
      <w:r>
        <w:rPr>
          <w:rFonts w:hint="default" w:ascii="Arial" w:hAnsi="Arial" w:cs="Arial"/>
          <w:sz w:val="20"/>
          <w:szCs w:val="20"/>
        </w:rPr>
        <w:t xml:space="preserve">13 km </w:t>
      </w:r>
      <w:commentRangeEnd w:id="3"/>
      <w:r>
        <w:rPr>
          <w:rStyle w:val="16"/>
          <w:rFonts w:hint="default" w:ascii="Arial" w:hAnsi="Arial" w:cs="Arial"/>
          <w:sz w:val="20"/>
          <w:szCs w:val="20"/>
        </w:rPr>
        <w:commentReference w:id="3"/>
      </w:r>
      <w:r>
        <w:rPr>
          <w:rFonts w:hint="default" w:ascii="Arial" w:hAnsi="Arial" w:cs="Arial"/>
          <w:sz w:val="20"/>
          <w:szCs w:val="20"/>
        </w:rPr>
        <w:t>inland from the coastline (</w:t>
      </w:r>
      <w:r>
        <w:rPr>
          <w:rFonts w:hint="default" w:ascii="Arial" w:hAnsi="Arial" w:cs="Arial"/>
          <w:sz w:val="20"/>
          <w:szCs w:val="20"/>
        </w:rPr>
        <w:fldChar w:fldCharType="begin"/>
      </w:r>
      <w:r>
        <w:rPr>
          <w:rFonts w:hint="default" w:ascii="Arial" w:hAnsi="Arial" w:cs="Arial"/>
          <w:sz w:val="20"/>
          <w:szCs w:val="20"/>
        </w:rPr>
        <w:instrText xml:space="preserve"> HYPERLINK \l "fig-oyarbide" \h </w:instrText>
      </w:r>
      <w:r>
        <w:rPr>
          <w:rFonts w:hint="default" w:ascii="Arial" w:hAnsi="Arial" w:cs="Arial"/>
          <w:sz w:val="20"/>
          <w:szCs w:val="20"/>
        </w:rPr>
        <w:fldChar w:fldCharType="separate"/>
      </w:r>
      <w:r>
        <w:rPr>
          <w:rStyle w:val="24"/>
          <w:rFonts w:hint="default" w:ascii="Arial" w:hAnsi="Arial" w:cs="Arial"/>
          <w:sz w:val="20"/>
          <w:szCs w:val="20"/>
        </w:rPr>
        <w:t>Figure 1</w:t>
      </w:r>
      <w:r>
        <w:rPr>
          <w:rStyle w:val="24"/>
          <w:rFonts w:hint="default" w:ascii="Arial" w:hAnsi="Arial" w:cs="Arial"/>
          <w:sz w:val="20"/>
          <w:szCs w:val="20"/>
        </w:rPr>
        <w:fldChar w:fldCharType="end"/>
      </w:r>
      <w:r>
        <w:rPr>
          <w:rFonts w:hint="default" w:ascii="Arial" w:hAnsi="Arial" w:cs="Arial"/>
          <w:sz w:val="20"/>
          <w:szCs w:val="20"/>
        </w:rPr>
        <w:t xml:space="preserve">, B and D). The climate is hyper-arid, where almost no rain occurs and the sole water inputs to the surface comes from dew and fog. Such conditions only sustain </w:t>
      </w:r>
      <w:r>
        <w:rPr>
          <w:rFonts w:hint="default" w:ascii="Arial" w:hAnsi="Arial" w:cs="Arial"/>
          <w:i/>
          <w:iCs/>
          <w:sz w:val="20"/>
          <w:szCs w:val="20"/>
        </w:rPr>
        <w:t>Tillandsia landbeckii</w:t>
      </w:r>
      <w:r>
        <w:rPr>
          <w:rFonts w:hint="default" w:ascii="Arial" w:hAnsi="Arial" w:cs="Arial"/>
          <w:sz w:val="20"/>
          <w:szCs w:val="20"/>
        </w:rPr>
        <w:t xml:space="preserve"> species, a rootless plant that locates between 900 and 1200 m above sea level, in the upper border of the fog belt (García et al., 2021; Koch et al., 2019). This site works as a natural laboratory for studying fog and dew, since the station transect overcome the vertical extent of the MBL (~1200 m a.s.l.), with a continuous topographic gradient of 9 stations (0 to 1354 m a.s.l) crossing exactly the band where regional stratocumulus fog concentrates (</w:t>
      </w:r>
      <w:r>
        <w:rPr>
          <w:rFonts w:hint="default" w:ascii="Arial" w:hAnsi="Arial" w:cs="Arial"/>
          <w:sz w:val="20"/>
          <w:szCs w:val="20"/>
        </w:rPr>
        <w:fldChar w:fldCharType="begin"/>
      </w:r>
      <w:r>
        <w:rPr>
          <w:rFonts w:hint="default" w:ascii="Arial" w:hAnsi="Arial" w:cs="Arial"/>
          <w:sz w:val="20"/>
          <w:szCs w:val="20"/>
        </w:rPr>
        <w:instrText xml:space="preserve"> HYPERLINK \l "fig-oyarbide" \h </w:instrText>
      </w:r>
      <w:r>
        <w:rPr>
          <w:rFonts w:hint="default" w:ascii="Arial" w:hAnsi="Arial" w:cs="Arial"/>
          <w:sz w:val="20"/>
          <w:szCs w:val="20"/>
        </w:rPr>
        <w:fldChar w:fldCharType="separate"/>
      </w:r>
      <w:r>
        <w:rPr>
          <w:rStyle w:val="24"/>
          <w:rFonts w:hint="default" w:ascii="Arial" w:hAnsi="Arial" w:cs="Arial"/>
          <w:sz w:val="20"/>
          <w:szCs w:val="20"/>
        </w:rPr>
        <w:t>Figure 1</w:t>
      </w:r>
      <w:r>
        <w:rPr>
          <w:rStyle w:val="24"/>
          <w:rFonts w:hint="default" w:ascii="Arial" w:hAnsi="Arial" w:cs="Arial"/>
          <w:sz w:val="20"/>
          <w:szCs w:val="20"/>
        </w:rPr>
        <w:fldChar w:fldCharType="end"/>
      </w:r>
      <w:r>
        <w:rPr>
          <w:rFonts w:hint="default" w:ascii="Arial" w:hAnsi="Arial" w:cs="Arial"/>
          <w:sz w:val="20"/>
          <w:szCs w:val="20"/>
        </w:rPr>
        <w:t xml:space="preserve">, A). This band ranges from a cloud base as low as ~753 m a.s.l. to a cloud top as high as ~1400 m a.s.l. (Del Río et al., 2021). Within this gradient, our main station named OYA1211 located on the upper border of </w:t>
      </w:r>
      <w:r>
        <w:rPr>
          <w:rFonts w:hint="default" w:ascii="Arial" w:hAnsi="Arial" w:cs="Arial"/>
          <w:i/>
          <w:iCs/>
          <w:sz w:val="20"/>
          <w:szCs w:val="20"/>
        </w:rPr>
        <w:t>Tillandsia landbeckii</w:t>
      </w:r>
      <w:r>
        <w:rPr>
          <w:rFonts w:hint="default" w:ascii="Arial" w:hAnsi="Arial" w:cs="Arial"/>
          <w:sz w:val="20"/>
          <w:szCs w:val="20"/>
        </w:rPr>
        <w:t xml:space="preserve"> fields (</w:t>
      </w:r>
      <w:r>
        <w:rPr>
          <w:rFonts w:hint="default" w:ascii="Arial" w:hAnsi="Arial" w:cs="Arial"/>
          <w:sz w:val="20"/>
          <w:szCs w:val="20"/>
        </w:rPr>
        <w:fldChar w:fldCharType="begin"/>
      </w:r>
      <w:r>
        <w:rPr>
          <w:rFonts w:hint="default" w:ascii="Arial" w:hAnsi="Arial" w:cs="Arial"/>
          <w:sz w:val="20"/>
          <w:szCs w:val="20"/>
        </w:rPr>
        <w:instrText xml:space="preserve"> HYPERLINK \l "fig-oyarbide" \h </w:instrText>
      </w:r>
      <w:r>
        <w:rPr>
          <w:rFonts w:hint="default" w:ascii="Arial" w:hAnsi="Arial" w:cs="Arial"/>
          <w:sz w:val="20"/>
          <w:szCs w:val="20"/>
        </w:rPr>
        <w:fldChar w:fldCharType="separate"/>
      </w:r>
      <w:r>
        <w:rPr>
          <w:rStyle w:val="24"/>
          <w:rFonts w:hint="default" w:ascii="Arial" w:hAnsi="Arial" w:cs="Arial"/>
          <w:sz w:val="20"/>
          <w:szCs w:val="20"/>
        </w:rPr>
        <w:t>Figure 1</w:t>
      </w:r>
      <w:r>
        <w:rPr>
          <w:rStyle w:val="24"/>
          <w:rFonts w:hint="default" w:ascii="Arial" w:hAnsi="Arial" w:cs="Arial"/>
          <w:sz w:val="20"/>
          <w:szCs w:val="20"/>
        </w:rPr>
        <w:fldChar w:fldCharType="end"/>
      </w:r>
      <w:r>
        <w:rPr>
          <w:rFonts w:hint="default" w:ascii="Arial" w:hAnsi="Arial" w:cs="Arial"/>
          <w:sz w:val="20"/>
          <w:szCs w:val="20"/>
        </w:rPr>
        <w:t>, C), allowing direct characterization of the atmosphere-biosphere interaction at the same point where the classification protocol is anchored.</w:t>
      </w:r>
    </w:p>
    <w:tbl>
      <w:tblPr>
        <w:tblStyle w:val="44"/>
        <w:tblW w:w="5000" w:type="pct"/>
        <w:tblInd w:w="0" w:type="dxa"/>
        <w:tblLayout w:type="fixed"/>
        <w:tblCellMar>
          <w:top w:w="0" w:type="dxa"/>
          <w:left w:w="108" w:type="dxa"/>
          <w:bottom w:w="0" w:type="dxa"/>
          <w:right w:w="108" w:type="dxa"/>
        </w:tblCellMar>
      </w:tblPr>
      <w:tblGrid>
        <w:gridCol w:w="9576"/>
      </w:tblGrid>
      <w:tr>
        <w:tblPrEx>
          <w:tblCellMar>
            <w:top w:w="0" w:type="dxa"/>
            <w:left w:w="108" w:type="dxa"/>
            <w:bottom w:w="0" w:type="dxa"/>
            <w:right w:w="108" w:type="dxa"/>
          </w:tblCellMar>
        </w:tblPrEx>
        <w:tc>
          <w:tcPr>
            <w:tcW w:w="7920" w:type="dxa"/>
          </w:tcPr>
          <w:p>
            <w:pPr>
              <w:pStyle w:val="27"/>
              <w:jc w:val="both"/>
              <w:rPr>
                <w:rFonts w:hint="default" w:ascii="Arial" w:hAnsi="Arial" w:cs="Arial"/>
                <w:sz w:val="20"/>
                <w:szCs w:val="20"/>
              </w:rPr>
            </w:pPr>
            <w:commentRangeStart w:id="4"/>
            <w:bookmarkStart w:id="3" w:name="fig-oyarbide"/>
            <w:r>
              <w:rPr>
                <w:rFonts w:hint="default" w:ascii="Arial" w:hAnsi="Arial" w:cs="Arial"/>
                <w:sz w:val="20"/>
                <w:szCs w:val="20"/>
              </w:rPr>
              <w:drawing>
                <wp:inline distT="0" distB="0" distL="0" distR="0">
                  <wp:extent cx="5334000" cy="2896235"/>
                  <wp:effectExtent l="0" t="0" r="0" b="0"/>
                  <wp:docPr id="1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pic:cNvPicPr>
                            <a:picLocks noChangeAspect="1" noChangeArrowheads="1"/>
                          </pic:cNvPicPr>
                        </pic:nvPicPr>
                        <pic:blipFill>
                          <a:blip r:embed="rId6"/>
                          <a:stretch>
                            <a:fillRect/>
                          </a:stretch>
                        </pic:blipFill>
                        <pic:spPr>
                          <a:xfrm>
                            <a:off x="0" y="0"/>
                            <a:ext cx="5334000" cy="2896693"/>
                          </a:xfrm>
                          <a:prstGeom prst="rect">
                            <a:avLst/>
                          </a:prstGeom>
                          <a:noFill/>
                          <a:ln w="9525">
                            <a:noFill/>
                          </a:ln>
                        </pic:spPr>
                      </pic:pic>
                    </a:graphicData>
                  </a:graphic>
                </wp:inline>
              </w:drawing>
            </w:r>
            <w:commentRangeEnd w:id="4"/>
            <w:r>
              <w:rPr>
                <w:rStyle w:val="16"/>
                <w:rFonts w:hint="default" w:ascii="Arial" w:hAnsi="Arial" w:cs="Arial"/>
                <w:sz w:val="20"/>
                <w:szCs w:val="20"/>
              </w:rPr>
              <w:commentReference w:id="4"/>
            </w:r>
          </w:p>
          <w:p>
            <w:pPr>
              <w:pStyle w:val="48"/>
              <w:spacing w:before="200"/>
              <w:jc w:val="both"/>
              <w:rPr>
                <w:rFonts w:hint="default" w:ascii="Arial" w:hAnsi="Arial" w:cs="Arial"/>
                <w:sz w:val="20"/>
                <w:szCs w:val="20"/>
              </w:rPr>
            </w:pPr>
            <w:r>
              <w:rPr>
                <w:rFonts w:hint="default" w:ascii="Arial" w:hAnsi="Arial" w:cs="Arial"/>
                <w:sz w:val="20"/>
                <w:szCs w:val="20"/>
              </w:rPr>
              <w:t xml:space="preserve">Figure 1: Overview of the study site at Cerro Oyarbide, Atacama Desert, Chile. (A) Satellite image showing a perspective view of the meteorological station topographic transect on Cerro Oyarbide taken from Google Earth Pro. The blue line connects the stations along the topographic transect. The dotted line traces the dominant fog advection direction indicated. (B) Topographic profile of the transect showing station elevation (z, m a.s.l.) over distance (km), illustrating how the stations are distributed across the vertical profile of the marine boundary layer and the </w:t>
            </w:r>
            <w:commentRangeStart w:id="5"/>
            <w:commentRangeStart w:id="6"/>
            <w:r>
              <w:rPr>
                <w:rFonts w:hint="default" w:ascii="Arial" w:hAnsi="Arial" w:cs="Arial"/>
                <w:sz w:val="20"/>
                <w:szCs w:val="20"/>
              </w:rPr>
              <w:t>stratocumulus fog band</w:t>
            </w:r>
            <w:commentRangeEnd w:id="5"/>
            <w:r>
              <w:commentReference w:id="5"/>
            </w:r>
            <w:commentRangeEnd w:id="6"/>
            <w:r>
              <w:commentReference w:id="6"/>
            </w:r>
            <w:r>
              <w:rPr>
                <w:rFonts w:hint="default" w:ascii="Arial" w:hAnsi="Arial" w:cs="Arial"/>
                <w:sz w:val="20"/>
                <w:szCs w:val="20"/>
              </w:rPr>
              <w:t>. (C) Photograph of station OYA1211, located at the upper border of the Tillandsia landbeckii fields, showing the main instrumentation setup: the visibility sensor (VIS), surface fog collector (SFC), and standard dew collector (SDC), together with the dominant fog and dew input pathways. Inset shows a detail of the VIS sensor mounted on the station mast. (D) South America. The red dot marks the location of the studio.</w:t>
            </w:r>
          </w:p>
          <w:bookmarkEnd w:id="3"/>
        </w:tc>
      </w:tr>
      <w:bookmarkEnd w:id="2"/>
    </w:tbl>
    <w:p>
      <w:pPr>
        <w:pStyle w:val="4"/>
        <w:jc w:val="both"/>
        <w:rPr>
          <w:rFonts w:hint="default" w:ascii="Arial" w:hAnsi="Arial" w:cs="Arial"/>
          <w:sz w:val="20"/>
          <w:szCs w:val="20"/>
        </w:rPr>
      </w:pPr>
      <w:bookmarkStart w:id="4" w:name="data-and-instrumentation"/>
      <w:r>
        <w:rPr>
          <w:rFonts w:hint="default" w:ascii="Arial" w:hAnsi="Arial" w:cs="Arial"/>
          <w:sz w:val="20"/>
          <w:szCs w:val="20"/>
        </w:rPr>
        <w:t>2.2 Data and instrumentation</w:t>
      </w:r>
    </w:p>
    <w:p>
      <w:pPr>
        <w:pStyle w:val="26"/>
        <w:jc w:val="both"/>
        <w:rPr>
          <w:rFonts w:hint="default" w:ascii="Arial" w:hAnsi="Arial" w:cs="Arial"/>
          <w:sz w:val="20"/>
          <w:szCs w:val="20"/>
        </w:rPr>
      </w:pPr>
      <w:r>
        <w:rPr>
          <w:rFonts w:hint="default" w:ascii="Arial" w:hAnsi="Arial" w:cs="Arial"/>
          <w:sz w:val="20"/>
          <w:szCs w:val="20"/>
        </w:rPr>
        <w:t>The dataset used in this study spans the full year 2024 at a 10-minute interval, includes air temperature (°C), relative humidity (%), wind speed (m/s) and direction (°), horizontal visibility (m), air pressure (Pa), and fog and dew collection (mL m⁻²). Data availability varies by station and sensor (</w:t>
      </w:r>
      <w:r>
        <w:rPr>
          <w:rFonts w:hint="default" w:ascii="Arial" w:hAnsi="Arial" w:cs="Arial"/>
          <w:b/>
          <w:bCs/>
          <w:sz w:val="20"/>
          <w:szCs w:val="20"/>
        </w:rPr>
        <w:t>?@tbl-availability</w:t>
      </w:r>
      <w:r>
        <w:rPr>
          <w:rFonts w:hint="default" w:ascii="Arial" w:hAnsi="Arial" w:cs="Arial"/>
          <w:sz w:val="20"/>
          <w:szCs w:val="20"/>
        </w:rPr>
        <w:t>). For example, stations OYA518, OYA780, OYA1128, and OYA1211 maintain almost complete continuity throughout 2024, while station OYA1069 shows critical gaps due to sensor malfunction, including total data loss of temperature and only 16.7% availability in relative humidity and wind direction, which exclude it from most subsequent thermodynamic gradients. Among these stations, OYA1211 is the most fully equipped of the entire transect, including the standard dew collector (SDC), the standard fog collector (SFC), and the horizontal visibility sensor (</w:t>
      </w:r>
      <w:r>
        <w:rPr>
          <w:rFonts w:hint="default" w:ascii="Arial" w:hAnsi="Arial" w:cs="Arial"/>
          <w:sz w:val="20"/>
          <w:szCs w:val="20"/>
        </w:rPr>
        <w:fldChar w:fldCharType="begin"/>
      </w:r>
      <w:r>
        <w:rPr>
          <w:rFonts w:hint="default" w:ascii="Arial" w:hAnsi="Arial" w:cs="Arial"/>
          <w:sz w:val="20"/>
          <w:szCs w:val="20"/>
        </w:rPr>
        <w:instrText xml:space="preserve"> HYPERLINK \l "fig-oyarbide" \h </w:instrText>
      </w:r>
      <w:r>
        <w:rPr>
          <w:rFonts w:hint="default" w:ascii="Arial" w:hAnsi="Arial" w:cs="Arial"/>
          <w:sz w:val="20"/>
          <w:szCs w:val="20"/>
        </w:rPr>
        <w:fldChar w:fldCharType="separate"/>
      </w:r>
      <w:r>
        <w:rPr>
          <w:rStyle w:val="24"/>
          <w:rFonts w:hint="default" w:ascii="Arial" w:hAnsi="Arial" w:cs="Arial"/>
          <w:sz w:val="20"/>
          <w:szCs w:val="20"/>
        </w:rPr>
        <w:t>Figure 1</w:t>
      </w:r>
      <w:r>
        <w:rPr>
          <w:rStyle w:val="24"/>
          <w:rFonts w:hint="default" w:ascii="Arial" w:hAnsi="Arial" w:cs="Arial"/>
          <w:sz w:val="20"/>
          <w:szCs w:val="20"/>
        </w:rPr>
        <w:fldChar w:fldCharType="end"/>
      </w:r>
      <w:r>
        <w:rPr>
          <w:rFonts w:hint="default" w:ascii="Arial" w:hAnsi="Arial" w:cs="Arial"/>
          <w:sz w:val="20"/>
          <w:szCs w:val="20"/>
        </w:rPr>
        <w:t>, C).</w:t>
      </w:r>
    </w:p>
    <w:p>
      <w:pPr>
        <w:pStyle w:val="3"/>
        <w:jc w:val="both"/>
        <w:rPr>
          <w:rFonts w:hint="default" w:ascii="Arial" w:hAnsi="Arial" w:cs="Arial"/>
          <w:sz w:val="20"/>
          <w:szCs w:val="20"/>
        </w:rPr>
      </w:pPr>
      <w:r>
        <w:rPr>
          <w:rFonts w:hint="default" w:ascii="Arial" w:hAnsi="Arial" w:cs="Arial"/>
          <w:sz w:val="20"/>
          <w:szCs w:val="20"/>
        </w:rPr>
        <w:t>The main observations used in this study are the fog and dew collectors and the visibility sensor. The fog collector (SFC) is a 1 m² standard mesh that intercepts fog droplets (0.2 to 30 μm) advected by the wind. Droplets grow by coalescence and precipitate along the mesh into tipping bucket pluviometer, which measure the water volumes per time (Schemenauer &amp; Cereceda, 1994). The dew collector (SDC) is a 1 m² tilted surface where water vapor condenses once surface temperature drops below the dew point; the water then flows by gravity into a tipping bucket pluviometer (Muselli et al., 2002). The SFC faces the prevailing fog advection from the ocean (west), the SDC captures vertical condensation toward the surface, and the visibility sensor is aligned perpendicular to the SFC for undisturbed optical measurements.</w:t>
      </w:r>
    </w:p>
    <w:p>
      <w:pPr>
        <w:pStyle w:val="3"/>
        <w:jc w:val="both"/>
        <w:rPr>
          <w:rFonts w:hint="default" w:ascii="Arial" w:hAnsi="Arial" w:cs="Arial"/>
          <w:sz w:val="20"/>
          <w:szCs w:val="20"/>
        </w:rPr>
      </w:pPr>
      <w:r>
        <w:rPr>
          <w:rFonts w:hint="default" w:ascii="Arial" w:hAnsi="Arial" w:cs="Arial"/>
          <w:sz w:val="20"/>
          <w:szCs w:val="20"/>
        </w:rPr>
        <w:t>This ground-based network is further complemented by GOES-16 satellite observations, processed in Google Earth Engine at a spatial resolution of 2 km and synchronized every 10 minutes, which detect fog and low clouds (FLC) using a dual-band brightness temperature threshold algorithm, whose methodology can be found in Del Río et al. (2021) and Espinoza et al. (2024). These satellite data is used as a secondary layer and for regional validation of the fog or dew occurrence classification criteria. All data have been processed in R using the tidyverse ecosystem and under version control on GitHub (Muñoz-Narbona et al., 2026).</w:t>
      </w:r>
    </w:p>
    <w:p>
      <w:pPr>
        <w:pStyle w:val="47"/>
        <w:jc w:val="both"/>
        <w:rPr>
          <w:rFonts w:hint="default" w:ascii="Arial" w:hAnsi="Arial" w:cs="Arial"/>
          <w:sz w:val="20"/>
          <w:szCs w:val="20"/>
        </w:rPr>
      </w:pPr>
      <w:r>
        <w:rPr>
          <w:rFonts w:hint="default" w:ascii="Arial" w:hAnsi="Arial" w:cs="Arial"/>
          <w:sz w:val="20"/>
          <w:szCs w:val="20"/>
        </w:rPr>
        <w:t>Percentage of data availability (%) for 2024 at a 10-minute temporal resolution across the ground monitoring network. The numeric suffix in each station’s name designates its operating altitude (m a.s.l.). Abbreviations: Temp (air temperature), HR (relative humidity), U (wind speed), DV (wind direction), Niebla (surface fog occurrence validation), Pres (atmospheric pressure), Rad (global radiation), Vis (visibility), Rocío (dew collection), Dist (distance to the coastline). Dashes (–) indicate that the variable is not monitored by the station. GOES-16 satellite images maintained 100% availability for low cloud (FLC) detection throughout the entire study period.</w:t>
      </w:r>
    </w:p>
    <w:tbl>
      <w:tblPr>
        <w:tblStyle w:val="44"/>
        <w:tblW w:w="5000" w:type="pct"/>
        <w:tblInd w:w="0" w:type="dxa"/>
        <w:tblLayout w:type="fixed"/>
        <w:tblCellMar>
          <w:top w:w="0" w:type="dxa"/>
          <w:left w:w="108" w:type="dxa"/>
          <w:bottom w:w="0" w:type="dxa"/>
          <w:right w:w="108" w:type="dxa"/>
        </w:tblCellMar>
      </w:tblPr>
      <w:tblGrid>
        <w:gridCol w:w="957"/>
        <w:gridCol w:w="957"/>
        <w:gridCol w:w="957"/>
        <w:gridCol w:w="957"/>
        <w:gridCol w:w="958"/>
        <w:gridCol w:w="958"/>
        <w:gridCol w:w="958"/>
        <w:gridCol w:w="958"/>
        <w:gridCol w:w="958"/>
        <w:gridCol w:w="958"/>
      </w:tblGrid>
      <w:tr>
        <w:trPr>
          <w:tblHeader/>
        </w:trPr>
        <w:tc>
          <w:tcPr>
            <w:tcW w:w="792" w:type="dxa"/>
            <w:tcBorders>
              <w:bottom w:val="single" w:color="auto" w:sz="0" w:space="0"/>
              <w:insideH w:val="single" w:sz="0" w:space="0"/>
            </w:tcBorders>
            <w:vAlign w:val="bottom"/>
          </w:tcPr>
          <w:p>
            <w:pPr>
              <w:pStyle w:val="27"/>
              <w:jc w:val="both"/>
              <w:rPr>
                <w:rFonts w:hint="default" w:ascii="Arial" w:hAnsi="Arial" w:cs="Arial"/>
                <w:sz w:val="20"/>
                <w:szCs w:val="20"/>
              </w:rPr>
            </w:pPr>
            <w:r>
              <w:rPr>
                <w:rFonts w:hint="default" w:ascii="Arial" w:hAnsi="Arial" w:cs="Arial"/>
                <w:sz w:val="20"/>
                <w:szCs w:val="20"/>
              </w:rPr>
              <w:t>Station</w:t>
            </w:r>
          </w:p>
        </w:tc>
        <w:tc>
          <w:tcPr>
            <w:tcW w:w="792" w:type="dxa"/>
            <w:tcBorders>
              <w:bottom w:val="single" w:color="auto" w:sz="0" w:space="0"/>
              <w:insideH w:val="single" w:sz="0" w:space="0"/>
            </w:tcBorders>
            <w:vAlign w:val="bottom"/>
          </w:tcPr>
          <w:p>
            <w:pPr>
              <w:pStyle w:val="27"/>
              <w:jc w:val="both"/>
              <w:rPr>
                <w:rFonts w:hint="default" w:ascii="Arial" w:hAnsi="Arial" w:cs="Arial"/>
                <w:sz w:val="20"/>
                <w:szCs w:val="20"/>
              </w:rPr>
            </w:pPr>
            <w:r>
              <w:rPr>
                <w:rFonts w:hint="default" w:ascii="Arial" w:hAnsi="Arial" w:cs="Arial"/>
                <w:sz w:val="20"/>
                <w:szCs w:val="20"/>
              </w:rPr>
              <w:t>Dist (km)</w:t>
            </w:r>
          </w:p>
        </w:tc>
        <w:tc>
          <w:tcPr>
            <w:tcW w:w="792" w:type="dxa"/>
            <w:tcBorders>
              <w:bottom w:val="single" w:color="auto" w:sz="0" w:space="0"/>
              <w:insideH w:val="single" w:sz="0" w:space="0"/>
            </w:tcBorders>
            <w:vAlign w:val="bottom"/>
          </w:tcPr>
          <w:p>
            <w:pPr>
              <w:pStyle w:val="27"/>
              <w:jc w:val="both"/>
              <w:rPr>
                <w:rFonts w:hint="default" w:ascii="Arial" w:hAnsi="Arial" w:cs="Arial"/>
                <w:sz w:val="20"/>
                <w:szCs w:val="20"/>
              </w:rPr>
            </w:pPr>
            <w:r>
              <w:rPr>
                <w:rFonts w:hint="default" w:ascii="Arial" w:hAnsi="Arial" w:cs="Arial"/>
                <w:sz w:val="20"/>
                <w:szCs w:val="20"/>
              </w:rPr>
              <w:t>Temp (°C)</w:t>
            </w:r>
          </w:p>
        </w:tc>
        <w:tc>
          <w:tcPr>
            <w:tcW w:w="792" w:type="dxa"/>
            <w:tcBorders>
              <w:bottom w:val="single" w:color="auto" w:sz="0" w:space="0"/>
              <w:insideH w:val="single" w:sz="0" w:space="0"/>
            </w:tcBorders>
            <w:vAlign w:val="bottom"/>
          </w:tcPr>
          <w:p>
            <w:pPr>
              <w:pStyle w:val="27"/>
              <w:jc w:val="both"/>
              <w:rPr>
                <w:rFonts w:hint="default" w:ascii="Arial" w:hAnsi="Arial" w:cs="Arial"/>
                <w:sz w:val="20"/>
                <w:szCs w:val="20"/>
              </w:rPr>
            </w:pPr>
            <w:r>
              <w:rPr>
                <w:rFonts w:hint="default" w:ascii="Arial" w:hAnsi="Arial" w:cs="Arial"/>
                <w:sz w:val="20"/>
                <w:szCs w:val="20"/>
              </w:rPr>
              <w:t>HR (%)</w:t>
            </w:r>
          </w:p>
        </w:tc>
        <w:tc>
          <w:tcPr>
            <w:tcW w:w="792" w:type="dxa"/>
            <w:tcBorders>
              <w:bottom w:val="single" w:color="auto" w:sz="0" w:space="0"/>
              <w:insideH w:val="single" w:sz="0" w:space="0"/>
            </w:tcBorders>
            <w:vAlign w:val="bottom"/>
          </w:tcPr>
          <w:p>
            <w:pPr>
              <w:pStyle w:val="27"/>
              <w:jc w:val="both"/>
              <w:rPr>
                <w:rFonts w:hint="default" w:ascii="Arial" w:hAnsi="Arial" w:cs="Arial"/>
                <w:sz w:val="20"/>
                <w:szCs w:val="20"/>
              </w:rPr>
            </w:pPr>
            <w:r>
              <w:rPr>
                <w:rFonts w:hint="default" w:ascii="Arial" w:hAnsi="Arial" w:cs="Arial"/>
                <w:sz w:val="20"/>
                <w:szCs w:val="20"/>
              </w:rPr>
              <w:t>U (m/s)</w:t>
            </w:r>
          </w:p>
        </w:tc>
        <w:tc>
          <w:tcPr>
            <w:tcW w:w="792" w:type="dxa"/>
            <w:tcBorders>
              <w:bottom w:val="single" w:color="auto" w:sz="0" w:space="0"/>
              <w:insideH w:val="single" w:sz="0" w:space="0"/>
            </w:tcBorders>
            <w:vAlign w:val="bottom"/>
          </w:tcPr>
          <w:p>
            <w:pPr>
              <w:pStyle w:val="27"/>
              <w:jc w:val="both"/>
              <w:rPr>
                <w:rFonts w:hint="default" w:ascii="Arial" w:hAnsi="Arial" w:cs="Arial"/>
                <w:sz w:val="20"/>
                <w:szCs w:val="20"/>
              </w:rPr>
            </w:pPr>
            <w:r>
              <w:rPr>
                <w:rFonts w:hint="default" w:ascii="Arial" w:hAnsi="Arial" w:cs="Arial"/>
                <w:sz w:val="20"/>
                <w:szCs w:val="20"/>
              </w:rPr>
              <w:t>DV (°)</w:t>
            </w:r>
          </w:p>
        </w:tc>
        <w:tc>
          <w:tcPr>
            <w:tcW w:w="792" w:type="dxa"/>
            <w:tcBorders>
              <w:bottom w:val="single" w:color="auto" w:sz="0" w:space="0"/>
              <w:insideH w:val="single" w:sz="0" w:space="0"/>
            </w:tcBorders>
            <w:vAlign w:val="bottom"/>
          </w:tcPr>
          <w:p>
            <w:pPr>
              <w:pStyle w:val="27"/>
              <w:jc w:val="both"/>
              <w:rPr>
                <w:rFonts w:hint="default" w:ascii="Arial" w:hAnsi="Arial" w:cs="Arial"/>
                <w:sz w:val="20"/>
                <w:szCs w:val="20"/>
              </w:rPr>
            </w:pPr>
            <w:r>
              <w:rPr>
                <w:rFonts w:hint="default" w:ascii="Arial" w:hAnsi="Arial" w:cs="Arial"/>
                <w:sz w:val="20"/>
                <w:szCs w:val="20"/>
              </w:rPr>
              <w:t>Fog (mL m⁻²)</w:t>
            </w:r>
          </w:p>
        </w:tc>
        <w:tc>
          <w:tcPr>
            <w:tcW w:w="792" w:type="dxa"/>
            <w:tcBorders>
              <w:bottom w:val="single" w:color="auto" w:sz="0" w:space="0"/>
              <w:insideH w:val="single" w:sz="0" w:space="0"/>
            </w:tcBorders>
            <w:vAlign w:val="bottom"/>
          </w:tcPr>
          <w:p>
            <w:pPr>
              <w:pStyle w:val="27"/>
              <w:jc w:val="both"/>
              <w:rPr>
                <w:rFonts w:hint="default" w:ascii="Arial" w:hAnsi="Arial" w:cs="Arial"/>
                <w:sz w:val="20"/>
                <w:szCs w:val="20"/>
              </w:rPr>
            </w:pPr>
            <w:r>
              <w:rPr>
                <w:rFonts w:hint="default" w:ascii="Arial" w:hAnsi="Arial" w:cs="Arial"/>
                <w:sz w:val="20"/>
                <w:szCs w:val="20"/>
              </w:rPr>
              <w:t>Pres (hPa)</w:t>
            </w:r>
          </w:p>
        </w:tc>
        <w:tc>
          <w:tcPr>
            <w:tcW w:w="792" w:type="dxa"/>
            <w:tcBorders>
              <w:bottom w:val="single" w:color="auto" w:sz="0" w:space="0"/>
              <w:insideH w:val="single" w:sz="0" w:space="0"/>
            </w:tcBorders>
            <w:vAlign w:val="bottom"/>
          </w:tcPr>
          <w:p>
            <w:pPr>
              <w:pStyle w:val="27"/>
              <w:jc w:val="both"/>
              <w:rPr>
                <w:rFonts w:hint="default" w:ascii="Arial" w:hAnsi="Arial" w:cs="Arial"/>
                <w:sz w:val="20"/>
                <w:szCs w:val="20"/>
              </w:rPr>
            </w:pPr>
            <w:r>
              <w:rPr>
                <w:rFonts w:hint="default" w:ascii="Arial" w:hAnsi="Arial" w:cs="Arial"/>
                <w:sz w:val="20"/>
                <w:szCs w:val="20"/>
              </w:rPr>
              <w:t>Vis (m)</w:t>
            </w:r>
          </w:p>
        </w:tc>
        <w:tc>
          <w:tcPr>
            <w:tcW w:w="792" w:type="dxa"/>
            <w:tcBorders>
              <w:bottom w:val="single" w:color="auto" w:sz="0" w:space="0"/>
              <w:insideH w:val="single" w:sz="0" w:space="0"/>
            </w:tcBorders>
            <w:vAlign w:val="bottom"/>
          </w:tcPr>
          <w:p>
            <w:pPr>
              <w:pStyle w:val="27"/>
              <w:jc w:val="both"/>
              <w:rPr>
                <w:rFonts w:hint="default" w:ascii="Arial" w:hAnsi="Arial" w:cs="Arial"/>
                <w:sz w:val="20"/>
                <w:szCs w:val="20"/>
              </w:rPr>
            </w:pPr>
            <w:r>
              <w:rPr>
                <w:rFonts w:hint="default" w:ascii="Arial" w:hAnsi="Arial" w:cs="Arial"/>
                <w:sz w:val="20"/>
                <w:szCs w:val="20"/>
              </w:rPr>
              <w:t>Dew (mL m⁻²)</w:t>
            </w:r>
          </w:p>
        </w:tc>
      </w:tr>
      <w:tr>
        <w:tc>
          <w:tcPr>
            <w:tcW w:w="792" w:type="dxa"/>
          </w:tcPr>
          <w:p>
            <w:pPr>
              <w:pStyle w:val="27"/>
              <w:jc w:val="both"/>
              <w:rPr>
                <w:rFonts w:hint="default" w:ascii="Arial" w:hAnsi="Arial" w:cs="Arial"/>
                <w:sz w:val="20"/>
                <w:szCs w:val="20"/>
              </w:rPr>
            </w:pPr>
            <w:r>
              <w:rPr>
                <w:rFonts w:hint="default" w:ascii="Arial" w:hAnsi="Arial" w:cs="Arial"/>
                <w:b/>
                <w:bCs/>
                <w:sz w:val="20"/>
                <w:szCs w:val="20"/>
              </w:rPr>
              <w:t>OYA48 (AERP.)</w:t>
            </w:r>
          </w:p>
        </w:tc>
        <w:tc>
          <w:tcPr>
            <w:tcW w:w="792" w:type="dxa"/>
          </w:tcPr>
          <w:p>
            <w:pPr>
              <w:pStyle w:val="27"/>
              <w:jc w:val="both"/>
              <w:rPr>
                <w:rFonts w:hint="default" w:ascii="Arial" w:hAnsi="Arial" w:cs="Arial"/>
                <w:sz w:val="20"/>
                <w:szCs w:val="20"/>
              </w:rPr>
            </w:pPr>
            <w:r>
              <w:rPr>
                <w:rFonts w:hint="default" w:ascii="Arial" w:hAnsi="Arial" w:cs="Arial"/>
                <w:sz w:val="20"/>
                <w:szCs w:val="20"/>
              </w:rPr>
              <w:t>0.86</w:t>
            </w:r>
          </w:p>
        </w:tc>
        <w:tc>
          <w:tcPr>
            <w:tcW w:w="792" w:type="dxa"/>
          </w:tcPr>
          <w:p>
            <w:pPr>
              <w:pStyle w:val="27"/>
              <w:jc w:val="both"/>
              <w:rPr>
                <w:rFonts w:hint="default" w:ascii="Arial" w:hAnsi="Arial" w:cs="Arial"/>
                <w:sz w:val="20"/>
                <w:szCs w:val="20"/>
              </w:rPr>
            </w:pPr>
            <w:r>
              <w:rPr>
                <w:rFonts w:hint="default" w:ascii="Arial" w:hAnsi="Arial" w:cs="Arial"/>
                <w:sz w:val="20"/>
                <w:szCs w:val="20"/>
              </w:rPr>
              <w:t>100%</w:t>
            </w:r>
          </w:p>
        </w:tc>
        <w:tc>
          <w:tcPr>
            <w:tcW w:w="792" w:type="dxa"/>
          </w:tcPr>
          <w:p>
            <w:pPr>
              <w:pStyle w:val="27"/>
              <w:jc w:val="both"/>
              <w:rPr>
                <w:rFonts w:hint="default" w:ascii="Arial" w:hAnsi="Arial" w:cs="Arial"/>
                <w:sz w:val="20"/>
                <w:szCs w:val="20"/>
              </w:rPr>
            </w:pPr>
            <w:r>
              <w:rPr>
                <w:rFonts w:hint="default" w:ascii="Arial" w:hAnsi="Arial" w:cs="Arial"/>
                <w:sz w:val="20"/>
                <w:szCs w:val="20"/>
              </w:rPr>
              <w:t>100%</w:t>
            </w:r>
          </w:p>
        </w:tc>
        <w:tc>
          <w:tcPr>
            <w:tcW w:w="792" w:type="dxa"/>
          </w:tcPr>
          <w:p>
            <w:pPr>
              <w:pStyle w:val="27"/>
              <w:jc w:val="both"/>
              <w:rPr>
                <w:rFonts w:hint="default" w:ascii="Arial" w:hAnsi="Arial" w:cs="Arial"/>
                <w:sz w:val="20"/>
                <w:szCs w:val="20"/>
              </w:rPr>
            </w:pPr>
            <w:r>
              <w:rPr>
                <w:rFonts w:hint="default" w:ascii="Arial" w:hAnsi="Arial" w:cs="Arial"/>
                <w:sz w:val="20"/>
                <w:szCs w:val="20"/>
              </w:rPr>
              <w:t>100%</w:t>
            </w:r>
          </w:p>
        </w:tc>
        <w:tc>
          <w:tcPr>
            <w:tcW w:w="792" w:type="dxa"/>
          </w:tcPr>
          <w:p>
            <w:pPr>
              <w:pStyle w:val="27"/>
              <w:jc w:val="both"/>
              <w:rPr>
                <w:rFonts w:hint="default" w:ascii="Arial" w:hAnsi="Arial" w:cs="Arial"/>
                <w:sz w:val="20"/>
                <w:szCs w:val="20"/>
              </w:rPr>
            </w:pPr>
            <w:r>
              <w:rPr>
                <w:rFonts w:hint="default" w:ascii="Arial" w:hAnsi="Arial" w:cs="Arial"/>
                <w:sz w:val="20"/>
                <w:szCs w:val="20"/>
              </w:rPr>
              <w:t>100%</w:t>
            </w:r>
          </w:p>
        </w:tc>
        <w:tc>
          <w:tcPr>
            <w:tcW w:w="792" w:type="dxa"/>
          </w:tcPr>
          <w:p>
            <w:pPr>
              <w:pStyle w:val="27"/>
              <w:jc w:val="both"/>
              <w:rPr>
                <w:rFonts w:hint="default" w:ascii="Arial" w:hAnsi="Arial" w:cs="Arial"/>
                <w:sz w:val="20"/>
                <w:szCs w:val="20"/>
              </w:rPr>
            </w:pPr>
            <w:r>
              <w:rPr>
                <w:rFonts w:hint="default" w:ascii="Arial" w:hAnsi="Arial" w:cs="Arial"/>
                <w:sz w:val="20"/>
                <w:szCs w:val="20"/>
              </w:rPr>
              <w:t>–</w:t>
            </w:r>
          </w:p>
        </w:tc>
        <w:tc>
          <w:tcPr>
            <w:tcW w:w="792" w:type="dxa"/>
          </w:tcPr>
          <w:p>
            <w:pPr>
              <w:pStyle w:val="27"/>
              <w:jc w:val="both"/>
              <w:rPr>
                <w:rFonts w:hint="default" w:ascii="Arial" w:hAnsi="Arial" w:cs="Arial"/>
                <w:sz w:val="20"/>
                <w:szCs w:val="20"/>
              </w:rPr>
            </w:pPr>
            <w:r>
              <w:rPr>
                <w:rFonts w:hint="default" w:ascii="Arial" w:hAnsi="Arial" w:cs="Arial"/>
                <w:sz w:val="20"/>
                <w:szCs w:val="20"/>
              </w:rPr>
              <w:t>100%</w:t>
            </w:r>
          </w:p>
        </w:tc>
        <w:tc>
          <w:tcPr>
            <w:tcW w:w="792" w:type="dxa"/>
          </w:tcPr>
          <w:p>
            <w:pPr>
              <w:pStyle w:val="27"/>
              <w:jc w:val="both"/>
              <w:rPr>
                <w:rFonts w:hint="default" w:ascii="Arial" w:hAnsi="Arial" w:cs="Arial"/>
                <w:sz w:val="20"/>
                <w:szCs w:val="20"/>
              </w:rPr>
            </w:pPr>
            <w:r>
              <w:rPr>
                <w:rFonts w:hint="default" w:ascii="Arial" w:hAnsi="Arial" w:cs="Arial"/>
                <w:sz w:val="20"/>
                <w:szCs w:val="20"/>
              </w:rPr>
              <w:t>0%</w:t>
            </w:r>
          </w:p>
        </w:tc>
        <w:tc>
          <w:tcPr>
            <w:tcW w:w="792" w:type="dxa"/>
          </w:tcPr>
          <w:p>
            <w:pPr>
              <w:pStyle w:val="27"/>
              <w:jc w:val="both"/>
              <w:rPr>
                <w:rFonts w:hint="default" w:ascii="Arial" w:hAnsi="Arial" w:cs="Arial"/>
                <w:sz w:val="20"/>
                <w:szCs w:val="20"/>
              </w:rPr>
            </w:pPr>
            <w:r>
              <w:rPr>
                <w:rFonts w:hint="default" w:ascii="Arial" w:hAnsi="Arial" w:cs="Arial"/>
                <w:sz w:val="20"/>
                <w:szCs w:val="20"/>
              </w:rPr>
              <w:t>–</w:t>
            </w:r>
          </w:p>
        </w:tc>
      </w:tr>
      <w:tr>
        <w:tc>
          <w:tcPr>
            <w:tcW w:w="792" w:type="dxa"/>
          </w:tcPr>
          <w:p>
            <w:pPr>
              <w:pStyle w:val="27"/>
              <w:jc w:val="both"/>
              <w:rPr>
                <w:rFonts w:hint="default" w:ascii="Arial" w:hAnsi="Arial" w:cs="Arial"/>
                <w:sz w:val="20"/>
                <w:szCs w:val="20"/>
              </w:rPr>
            </w:pPr>
            <w:r>
              <w:rPr>
                <w:rFonts w:hint="default" w:ascii="Arial" w:hAnsi="Arial" w:cs="Arial"/>
                <w:b/>
                <w:bCs/>
                <w:sz w:val="20"/>
                <w:szCs w:val="20"/>
              </w:rPr>
              <w:t>OYA518</w:t>
            </w:r>
          </w:p>
        </w:tc>
        <w:tc>
          <w:tcPr>
            <w:tcW w:w="792" w:type="dxa"/>
          </w:tcPr>
          <w:p>
            <w:pPr>
              <w:pStyle w:val="27"/>
              <w:jc w:val="both"/>
              <w:rPr>
                <w:rFonts w:hint="default" w:ascii="Arial" w:hAnsi="Arial" w:cs="Arial"/>
                <w:sz w:val="20"/>
                <w:szCs w:val="20"/>
              </w:rPr>
            </w:pPr>
            <w:r>
              <w:rPr>
                <w:rFonts w:hint="default" w:ascii="Arial" w:hAnsi="Arial" w:cs="Arial"/>
                <w:sz w:val="20"/>
                <w:szCs w:val="20"/>
              </w:rPr>
              <w:t>4.18</w:t>
            </w:r>
          </w:p>
        </w:tc>
        <w:tc>
          <w:tcPr>
            <w:tcW w:w="792" w:type="dxa"/>
          </w:tcPr>
          <w:p>
            <w:pPr>
              <w:pStyle w:val="27"/>
              <w:jc w:val="both"/>
              <w:rPr>
                <w:rFonts w:hint="default" w:ascii="Arial" w:hAnsi="Arial" w:cs="Arial"/>
                <w:sz w:val="20"/>
                <w:szCs w:val="20"/>
              </w:rPr>
            </w:pPr>
            <w:r>
              <w:rPr>
                <w:rFonts w:hint="default" w:ascii="Arial" w:hAnsi="Arial" w:cs="Arial"/>
                <w:sz w:val="20"/>
                <w:szCs w:val="20"/>
              </w:rPr>
              <w:t>99%</w:t>
            </w:r>
          </w:p>
        </w:tc>
        <w:tc>
          <w:tcPr>
            <w:tcW w:w="792" w:type="dxa"/>
          </w:tcPr>
          <w:p>
            <w:pPr>
              <w:pStyle w:val="27"/>
              <w:jc w:val="both"/>
              <w:rPr>
                <w:rFonts w:hint="default" w:ascii="Arial" w:hAnsi="Arial" w:cs="Arial"/>
                <w:sz w:val="20"/>
                <w:szCs w:val="20"/>
              </w:rPr>
            </w:pPr>
            <w:r>
              <w:rPr>
                <w:rFonts w:hint="default" w:ascii="Arial" w:hAnsi="Arial" w:cs="Arial"/>
                <w:sz w:val="20"/>
                <w:szCs w:val="20"/>
              </w:rPr>
              <w:t>99%</w:t>
            </w:r>
          </w:p>
        </w:tc>
        <w:tc>
          <w:tcPr>
            <w:tcW w:w="792" w:type="dxa"/>
          </w:tcPr>
          <w:p>
            <w:pPr>
              <w:pStyle w:val="27"/>
              <w:jc w:val="both"/>
              <w:rPr>
                <w:rFonts w:hint="default" w:ascii="Arial" w:hAnsi="Arial" w:cs="Arial"/>
                <w:sz w:val="20"/>
                <w:szCs w:val="20"/>
              </w:rPr>
            </w:pPr>
            <w:r>
              <w:rPr>
                <w:rFonts w:hint="default" w:ascii="Arial" w:hAnsi="Arial" w:cs="Arial"/>
                <w:sz w:val="20"/>
                <w:szCs w:val="20"/>
              </w:rPr>
              <w:t>97%</w:t>
            </w:r>
          </w:p>
        </w:tc>
        <w:tc>
          <w:tcPr>
            <w:tcW w:w="792" w:type="dxa"/>
          </w:tcPr>
          <w:p>
            <w:pPr>
              <w:pStyle w:val="27"/>
              <w:jc w:val="both"/>
              <w:rPr>
                <w:rFonts w:hint="default" w:ascii="Arial" w:hAnsi="Arial" w:cs="Arial"/>
                <w:sz w:val="20"/>
                <w:szCs w:val="20"/>
              </w:rPr>
            </w:pPr>
            <w:r>
              <w:rPr>
                <w:rFonts w:hint="default" w:ascii="Arial" w:hAnsi="Arial" w:cs="Arial"/>
                <w:sz w:val="20"/>
                <w:szCs w:val="20"/>
              </w:rPr>
              <w:t>99%</w:t>
            </w:r>
          </w:p>
        </w:tc>
        <w:tc>
          <w:tcPr>
            <w:tcW w:w="792" w:type="dxa"/>
          </w:tcPr>
          <w:p>
            <w:pPr>
              <w:pStyle w:val="27"/>
              <w:jc w:val="both"/>
              <w:rPr>
                <w:rFonts w:hint="default" w:ascii="Arial" w:hAnsi="Arial" w:cs="Arial"/>
                <w:sz w:val="20"/>
                <w:szCs w:val="20"/>
              </w:rPr>
            </w:pPr>
            <w:r>
              <w:rPr>
                <w:rFonts w:hint="default" w:ascii="Arial" w:hAnsi="Arial" w:cs="Arial"/>
                <w:sz w:val="20"/>
                <w:szCs w:val="20"/>
              </w:rPr>
              <w:t>99%</w:t>
            </w:r>
          </w:p>
        </w:tc>
        <w:tc>
          <w:tcPr>
            <w:tcW w:w="792" w:type="dxa"/>
          </w:tcPr>
          <w:p>
            <w:pPr>
              <w:pStyle w:val="27"/>
              <w:jc w:val="both"/>
              <w:rPr>
                <w:rFonts w:hint="default" w:ascii="Arial" w:hAnsi="Arial" w:cs="Arial"/>
                <w:sz w:val="20"/>
                <w:szCs w:val="20"/>
              </w:rPr>
            </w:pPr>
            <w:r>
              <w:rPr>
                <w:rFonts w:hint="default" w:ascii="Arial" w:hAnsi="Arial" w:cs="Arial"/>
                <w:sz w:val="20"/>
                <w:szCs w:val="20"/>
              </w:rPr>
              <w:t>99%</w:t>
            </w:r>
          </w:p>
        </w:tc>
        <w:tc>
          <w:tcPr>
            <w:tcW w:w="792" w:type="dxa"/>
          </w:tcPr>
          <w:p>
            <w:pPr>
              <w:pStyle w:val="27"/>
              <w:jc w:val="both"/>
              <w:rPr>
                <w:rFonts w:hint="default" w:ascii="Arial" w:hAnsi="Arial" w:cs="Arial"/>
                <w:sz w:val="20"/>
                <w:szCs w:val="20"/>
              </w:rPr>
            </w:pPr>
            <w:r>
              <w:rPr>
                <w:rFonts w:hint="default" w:ascii="Arial" w:hAnsi="Arial" w:cs="Arial"/>
                <w:sz w:val="20"/>
                <w:szCs w:val="20"/>
              </w:rPr>
              <w:t>0%</w:t>
            </w:r>
          </w:p>
        </w:tc>
        <w:tc>
          <w:tcPr>
            <w:tcW w:w="792" w:type="dxa"/>
          </w:tcPr>
          <w:p>
            <w:pPr>
              <w:pStyle w:val="27"/>
              <w:jc w:val="both"/>
              <w:rPr>
                <w:rFonts w:hint="default" w:ascii="Arial" w:hAnsi="Arial" w:cs="Arial"/>
                <w:sz w:val="20"/>
                <w:szCs w:val="20"/>
              </w:rPr>
            </w:pPr>
            <w:r>
              <w:rPr>
                <w:rFonts w:hint="default" w:ascii="Arial" w:hAnsi="Arial" w:cs="Arial"/>
                <w:sz w:val="20"/>
                <w:szCs w:val="20"/>
              </w:rPr>
              <w:t>–</w:t>
            </w:r>
          </w:p>
        </w:tc>
      </w:tr>
      <w:tr>
        <w:tc>
          <w:tcPr>
            <w:tcW w:w="792" w:type="dxa"/>
          </w:tcPr>
          <w:p>
            <w:pPr>
              <w:pStyle w:val="27"/>
              <w:jc w:val="both"/>
              <w:rPr>
                <w:rFonts w:hint="default" w:ascii="Arial" w:hAnsi="Arial" w:cs="Arial"/>
                <w:sz w:val="20"/>
                <w:szCs w:val="20"/>
              </w:rPr>
            </w:pPr>
            <w:r>
              <w:rPr>
                <w:rFonts w:hint="default" w:ascii="Arial" w:hAnsi="Arial" w:cs="Arial"/>
                <w:b/>
                <w:bCs/>
                <w:sz w:val="20"/>
                <w:szCs w:val="20"/>
              </w:rPr>
              <w:t>OYA780</w:t>
            </w:r>
          </w:p>
        </w:tc>
        <w:tc>
          <w:tcPr>
            <w:tcW w:w="792" w:type="dxa"/>
          </w:tcPr>
          <w:p>
            <w:pPr>
              <w:pStyle w:val="27"/>
              <w:jc w:val="both"/>
              <w:rPr>
                <w:rFonts w:hint="default" w:ascii="Arial" w:hAnsi="Arial" w:cs="Arial"/>
                <w:sz w:val="20"/>
                <w:szCs w:val="20"/>
              </w:rPr>
            </w:pPr>
            <w:r>
              <w:rPr>
                <w:rFonts w:hint="default" w:ascii="Arial" w:hAnsi="Arial" w:cs="Arial"/>
                <w:sz w:val="20"/>
                <w:szCs w:val="20"/>
              </w:rPr>
              <w:t>9.83</w:t>
            </w:r>
          </w:p>
        </w:tc>
        <w:tc>
          <w:tcPr>
            <w:tcW w:w="792" w:type="dxa"/>
          </w:tcPr>
          <w:p>
            <w:pPr>
              <w:pStyle w:val="27"/>
              <w:jc w:val="both"/>
              <w:rPr>
                <w:rFonts w:hint="default" w:ascii="Arial" w:hAnsi="Arial" w:cs="Arial"/>
                <w:sz w:val="20"/>
                <w:szCs w:val="20"/>
              </w:rPr>
            </w:pPr>
            <w:r>
              <w:rPr>
                <w:rFonts w:hint="default" w:ascii="Arial" w:hAnsi="Arial" w:cs="Arial"/>
                <w:sz w:val="20"/>
                <w:szCs w:val="20"/>
              </w:rPr>
              <w:t>99%</w:t>
            </w:r>
          </w:p>
        </w:tc>
        <w:tc>
          <w:tcPr>
            <w:tcW w:w="792" w:type="dxa"/>
          </w:tcPr>
          <w:p>
            <w:pPr>
              <w:pStyle w:val="27"/>
              <w:jc w:val="both"/>
              <w:rPr>
                <w:rFonts w:hint="default" w:ascii="Arial" w:hAnsi="Arial" w:cs="Arial"/>
                <w:sz w:val="20"/>
                <w:szCs w:val="20"/>
              </w:rPr>
            </w:pPr>
            <w:r>
              <w:rPr>
                <w:rFonts w:hint="default" w:ascii="Arial" w:hAnsi="Arial" w:cs="Arial"/>
                <w:sz w:val="20"/>
                <w:szCs w:val="20"/>
              </w:rPr>
              <w:t>99%</w:t>
            </w:r>
          </w:p>
        </w:tc>
        <w:tc>
          <w:tcPr>
            <w:tcW w:w="792" w:type="dxa"/>
          </w:tcPr>
          <w:p>
            <w:pPr>
              <w:pStyle w:val="27"/>
              <w:jc w:val="both"/>
              <w:rPr>
                <w:rFonts w:hint="default" w:ascii="Arial" w:hAnsi="Arial" w:cs="Arial"/>
                <w:sz w:val="20"/>
                <w:szCs w:val="20"/>
              </w:rPr>
            </w:pPr>
            <w:r>
              <w:rPr>
                <w:rFonts w:hint="default" w:ascii="Arial" w:hAnsi="Arial" w:cs="Arial"/>
                <w:sz w:val="20"/>
                <w:szCs w:val="20"/>
              </w:rPr>
              <w:t>98%</w:t>
            </w:r>
          </w:p>
        </w:tc>
        <w:tc>
          <w:tcPr>
            <w:tcW w:w="792" w:type="dxa"/>
          </w:tcPr>
          <w:p>
            <w:pPr>
              <w:pStyle w:val="27"/>
              <w:jc w:val="both"/>
              <w:rPr>
                <w:rFonts w:hint="default" w:ascii="Arial" w:hAnsi="Arial" w:cs="Arial"/>
                <w:sz w:val="20"/>
                <w:szCs w:val="20"/>
              </w:rPr>
            </w:pPr>
            <w:r>
              <w:rPr>
                <w:rFonts w:hint="default" w:ascii="Arial" w:hAnsi="Arial" w:cs="Arial"/>
                <w:sz w:val="20"/>
                <w:szCs w:val="20"/>
              </w:rPr>
              <w:t>99%</w:t>
            </w:r>
          </w:p>
        </w:tc>
        <w:tc>
          <w:tcPr>
            <w:tcW w:w="792" w:type="dxa"/>
          </w:tcPr>
          <w:p>
            <w:pPr>
              <w:pStyle w:val="27"/>
              <w:jc w:val="both"/>
              <w:rPr>
                <w:rFonts w:hint="default" w:ascii="Arial" w:hAnsi="Arial" w:cs="Arial"/>
                <w:sz w:val="20"/>
                <w:szCs w:val="20"/>
              </w:rPr>
            </w:pPr>
            <w:r>
              <w:rPr>
                <w:rFonts w:hint="default" w:ascii="Arial" w:hAnsi="Arial" w:cs="Arial"/>
                <w:sz w:val="20"/>
                <w:szCs w:val="20"/>
              </w:rPr>
              <w:t>99%</w:t>
            </w:r>
          </w:p>
        </w:tc>
        <w:tc>
          <w:tcPr>
            <w:tcW w:w="792" w:type="dxa"/>
          </w:tcPr>
          <w:p>
            <w:pPr>
              <w:pStyle w:val="27"/>
              <w:jc w:val="both"/>
              <w:rPr>
                <w:rFonts w:hint="default" w:ascii="Arial" w:hAnsi="Arial" w:cs="Arial"/>
                <w:sz w:val="20"/>
                <w:szCs w:val="20"/>
              </w:rPr>
            </w:pPr>
            <w:r>
              <w:rPr>
                <w:rFonts w:hint="default" w:ascii="Arial" w:hAnsi="Arial" w:cs="Arial"/>
                <w:sz w:val="20"/>
                <w:szCs w:val="20"/>
              </w:rPr>
              <w:t>99%</w:t>
            </w:r>
          </w:p>
        </w:tc>
        <w:tc>
          <w:tcPr>
            <w:tcW w:w="792" w:type="dxa"/>
          </w:tcPr>
          <w:p>
            <w:pPr>
              <w:pStyle w:val="27"/>
              <w:jc w:val="both"/>
              <w:rPr>
                <w:rFonts w:hint="default" w:ascii="Arial" w:hAnsi="Arial" w:cs="Arial"/>
                <w:sz w:val="20"/>
                <w:szCs w:val="20"/>
              </w:rPr>
            </w:pPr>
            <w:r>
              <w:rPr>
                <w:rFonts w:hint="default" w:ascii="Arial" w:hAnsi="Arial" w:cs="Arial"/>
                <w:sz w:val="20"/>
                <w:szCs w:val="20"/>
              </w:rPr>
              <w:t>0%</w:t>
            </w:r>
          </w:p>
        </w:tc>
        <w:tc>
          <w:tcPr>
            <w:tcW w:w="792" w:type="dxa"/>
          </w:tcPr>
          <w:p>
            <w:pPr>
              <w:pStyle w:val="27"/>
              <w:jc w:val="both"/>
              <w:rPr>
                <w:rFonts w:hint="default" w:ascii="Arial" w:hAnsi="Arial" w:cs="Arial"/>
                <w:sz w:val="20"/>
                <w:szCs w:val="20"/>
              </w:rPr>
            </w:pPr>
            <w:r>
              <w:rPr>
                <w:rFonts w:hint="default" w:ascii="Arial" w:hAnsi="Arial" w:cs="Arial"/>
                <w:sz w:val="20"/>
                <w:szCs w:val="20"/>
              </w:rPr>
              <w:t>–</w:t>
            </w:r>
          </w:p>
        </w:tc>
      </w:tr>
      <w:tr>
        <w:tc>
          <w:tcPr>
            <w:tcW w:w="792" w:type="dxa"/>
          </w:tcPr>
          <w:p>
            <w:pPr>
              <w:pStyle w:val="27"/>
              <w:jc w:val="both"/>
              <w:rPr>
                <w:rFonts w:hint="default" w:ascii="Arial" w:hAnsi="Arial" w:cs="Arial"/>
                <w:sz w:val="20"/>
                <w:szCs w:val="20"/>
              </w:rPr>
            </w:pPr>
            <w:r>
              <w:rPr>
                <w:rFonts w:hint="default" w:ascii="Arial" w:hAnsi="Arial" w:cs="Arial"/>
                <w:b/>
                <w:bCs/>
                <w:sz w:val="20"/>
                <w:szCs w:val="20"/>
              </w:rPr>
              <w:t>OYA862</w:t>
            </w:r>
          </w:p>
        </w:tc>
        <w:tc>
          <w:tcPr>
            <w:tcW w:w="792" w:type="dxa"/>
          </w:tcPr>
          <w:p>
            <w:pPr>
              <w:pStyle w:val="27"/>
              <w:jc w:val="both"/>
              <w:rPr>
                <w:rFonts w:hint="default" w:ascii="Arial" w:hAnsi="Arial" w:cs="Arial"/>
                <w:sz w:val="20"/>
                <w:szCs w:val="20"/>
              </w:rPr>
            </w:pPr>
            <w:r>
              <w:rPr>
                <w:rFonts w:hint="default" w:ascii="Arial" w:hAnsi="Arial" w:cs="Arial"/>
                <w:sz w:val="20"/>
                <w:szCs w:val="20"/>
              </w:rPr>
              <w:t>8.67</w:t>
            </w:r>
          </w:p>
        </w:tc>
        <w:tc>
          <w:tcPr>
            <w:tcW w:w="792" w:type="dxa"/>
          </w:tcPr>
          <w:p>
            <w:pPr>
              <w:pStyle w:val="27"/>
              <w:jc w:val="both"/>
              <w:rPr>
                <w:rFonts w:hint="default" w:ascii="Arial" w:hAnsi="Arial" w:cs="Arial"/>
                <w:sz w:val="20"/>
                <w:szCs w:val="20"/>
              </w:rPr>
            </w:pPr>
            <w:r>
              <w:rPr>
                <w:rFonts w:hint="default" w:ascii="Arial" w:hAnsi="Arial" w:cs="Arial"/>
                <w:sz w:val="20"/>
                <w:szCs w:val="20"/>
              </w:rPr>
              <w:t>86%</w:t>
            </w:r>
          </w:p>
        </w:tc>
        <w:tc>
          <w:tcPr>
            <w:tcW w:w="792" w:type="dxa"/>
          </w:tcPr>
          <w:p>
            <w:pPr>
              <w:pStyle w:val="27"/>
              <w:jc w:val="both"/>
              <w:rPr>
                <w:rFonts w:hint="default" w:ascii="Arial" w:hAnsi="Arial" w:cs="Arial"/>
                <w:sz w:val="20"/>
                <w:szCs w:val="20"/>
              </w:rPr>
            </w:pPr>
            <w:r>
              <w:rPr>
                <w:rFonts w:hint="default" w:ascii="Arial" w:hAnsi="Arial" w:cs="Arial"/>
                <w:sz w:val="20"/>
                <w:szCs w:val="20"/>
              </w:rPr>
              <w:t>91%</w:t>
            </w:r>
          </w:p>
        </w:tc>
        <w:tc>
          <w:tcPr>
            <w:tcW w:w="792" w:type="dxa"/>
          </w:tcPr>
          <w:p>
            <w:pPr>
              <w:pStyle w:val="27"/>
              <w:jc w:val="both"/>
              <w:rPr>
                <w:rFonts w:hint="default" w:ascii="Arial" w:hAnsi="Arial" w:cs="Arial"/>
                <w:sz w:val="20"/>
                <w:szCs w:val="20"/>
              </w:rPr>
            </w:pPr>
            <w:r>
              <w:rPr>
                <w:rFonts w:hint="default" w:ascii="Arial" w:hAnsi="Arial" w:cs="Arial"/>
                <w:sz w:val="20"/>
                <w:szCs w:val="20"/>
              </w:rPr>
              <w:t>86%</w:t>
            </w:r>
          </w:p>
        </w:tc>
        <w:tc>
          <w:tcPr>
            <w:tcW w:w="792" w:type="dxa"/>
          </w:tcPr>
          <w:p>
            <w:pPr>
              <w:pStyle w:val="27"/>
              <w:jc w:val="both"/>
              <w:rPr>
                <w:rFonts w:hint="default" w:ascii="Arial" w:hAnsi="Arial" w:cs="Arial"/>
                <w:sz w:val="20"/>
                <w:szCs w:val="20"/>
              </w:rPr>
            </w:pPr>
            <w:r>
              <w:rPr>
                <w:rFonts w:hint="default" w:ascii="Arial" w:hAnsi="Arial" w:cs="Arial"/>
                <w:sz w:val="20"/>
                <w:szCs w:val="20"/>
              </w:rPr>
              <w:t>91%</w:t>
            </w:r>
          </w:p>
        </w:tc>
        <w:tc>
          <w:tcPr>
            <w:tcW w:w="792" w:type="dxa"/>
          </w:tcPr>
          <w:p>
            <w:pPr>
              <w:pStyle w:val="27"/>
              <w:jc w:val="both"/>
              <w:rPr>
                <w:rFonts w:hint="default" w:ascii="Arial" w:hAnsi="Arial" w:cs="Arial"/>
                <w:sz w:val="20"/>
                <w:szCs w:val="20"/>
              </w:rPr>
            </w:pPr>
            <w:r>
              <w:rPr>
                <w:rFonts w:hint="default" w:ascii="Arial" w:hAnsi="Arial" w:cs="Arial"/>
                <w:sz w:val="20"/>
                <w:szCs w:val="20"/>
              </w:rPr>
              <w:t>9%</w:t>
            </w:r>
          </w:p>
        </w:tc>
        <w:tc>
          <w:tcPr>
            <w:tcW w:w="792" w:type="dxa"/>
          </w:tcPr>
          <w:p>
            <w:pPr>
              <w:pStyle w:val="27"/>
              <w:jc w:val="both"/>
              <w:rPr>
                <w:rFonts w:hint="default" w:ascii="Arial" w:hAnsi="Arial" w:cs="Arial"/>
                <w:sz w:val="20"/>
                <w:szCs w:val="20"/>
              </w:rPr>
            </w:pPr>
            <w:r>
              <w:rPr>
                <w:rFonts w:hint="default" w:ascii="Arial" w:hAnsi="Arial" w:cs="Arial"/>
                <w:sz w:val="20"/>
                <w:szCs w:val="20"/>
              </w:rPr>
              <w:t>0%</w:t>
            </w:r>
          </w:p>
        </w:tc>
        <w:tc>
          <w:tcPr>
            <w:tcW w:w="792" w:type="dxa"/>
          </w:tcPr>
          <w:p>
            <w:pPr>
              <w:pStyle w:val="27"/>
              <w:jc w:val="both"/>
              <w:rPr>
                <w:rFonts w:hint="default" w:ascii="Arial" w:hAnsi="Arial" w:cs="Arial"/>
                <w:sz w:val="20"/>
                <w:szCs w:val="20"/>
              </w:rPr>
            </w:pPr>
            <w:r>
              <w:rPr>
                <w:rFonts w:hint="default" w:ascii="Arial" w:hAnsi="Arial" w:cs="Arial"/>
                <w:sz w:val="20"/>
                <w:szCs w:val="20"/>
              </w:rPr>
              <w:t>0%</w:t>
            </w:r>
          </w:p>
        </w:tc>
        <w:tc>
          <w:tcPr>
            <w:tcW w:w="792" w:type="dxa"/>
          </w:tcPr>
          <w:p>
            <w:pPr>
              <w:pStyle w:val="27"/>
              <w:jc w:val="both"/>
              <w:rPr>
                <w:rFonts w:hint="default" w:ascii="Arial" w:hAnsi="Arial" w:cs="Arial"/>
                <w:sz w:val="20"/>
                <w:szCs w:val="20"/>
              </w:rPr>
            </w:pPr>
            <w:r>
              <w:rPr>
                <w:rFonts w:hint="default" w:ascii="Arial" w:hAnsi="Arial" w:cs="Arial"/>
                <w:sz w:val="20"/>
                <w:szCs w:val="20"/>
              </w:rPr>
              <w:t>–</w:t>
            </w:r>
          </w:p>
        </w:tc>
      </w:tr>
      <w:tr>
        <w:tc>
          <w:tcPr>
            <w:tcW w:w="792" w:type="dxa"/>
          </w:tcPr>
          <w:p>
            <w:pPr>
              <w:pStyle w:val="27"/>
              <w:jc w:val="both"/>
              <w:rPr>
                <w:rFonts w:hint="default" w:ascii="Arial" w:hAnsi="Arial" w:cs="Arial"/>
                <w:sz w:val="20"/>
                <w:szCs w:val="20"/>
              </w:rPr>
            </w:pPr>
            <w:r>
              <w:rPr>
                <w:rFonts w:hint="default" w:ascii="Arial" w:hAnsi="Arial" w:cs="Arial"/>
                <w:b/>
                <w:bCs/>
                <w:sz w:val="20"/>
                <w:szCs w:val="20"/>
              </w:rPr>
              <w:t>OYA1069</w:t>
            </w:r>
          </w:p>
        </w:tc>
        <w:tc>
          <w:tcPr>
            <w:tcW w:w="792" w:type="dxa"/>
          </w:tcPr>
          <w:p>
            <w:pPr>
              <w:pStyle w:val="27"/>
              <w:jc w:val="both"/>
              <w:rPr>
                <w:rFonts w:hint="default" w:ascii="Arial" w:hAnsi="Arial" w:cs="Arial"/>
                <w:sz w:val="20"/>
                <w:szCs w:val="20"/>
              </w:rPr>
            </w:pPr>
            <w:r>
              <w:rPr>
                <w:rFonts w:hint="default" w:ascii="Arial" w:hAnsi="Arial" w:cs="Arial"/>
                <w:sz w:val="20"/>
                <w:szCs w:val="20"/>
              </w:rPr>
              <w:t>10.75</w:t>
            </w:r>
          </w:p>
        </w:tc>
        <w:tc>
          <w:tcPr>
            <w:tcW w:w="792" w:type="dxa"/>
          </w:tcPr>
          <w:p>
            <w:pPr>
              <w:pStyle w:val="27"/>
              <w:jc w:val="both"/>
              <w:rPr>
                <w:rFonts w:hint="default" w:ascii="Arial" w:hAnsi="Arial" w:cs="Arial"/>
                <w:sz w:val="20"/>
                <w:szCs w:val="20"/>
              </w:rPr>
            </w:pPr>
            <w:r>
              <w:rPr>
                <w:rFonts w:hint="default" w:ascii="Arial" w:hAnsi="Arial" w:cs="Arial"/>
                <w:sz w:val="20"/>
                <w:szCs w:val="20"/>
              </w:rPr>
              <w:t>0%</w:t>
            </w:r>
          </w:p>
        </w:tc>
        <w:tc>
          <w:tcPr>
            <w:tcW w:w="792" w:type="dxa"/>
          </w:tcPr>
          <w:p>
            <w:pPr>
              <w:pStyle w:val="27"/>
              <w:jc w:val="both"/>
              <w:rPr>
                <w:rFonts w:hint="default" w:ascii="Arial" w:hAnsi="Arial" w:cs="Arial"/>
                <w:sz w:val="20"/>
                <w:szCs w:val="20"/>
              </w:rPr>
            </w:pPr>
            <w:r>
              <w:rPr>
                <w:rFonts w:hint="default" w:ascii="Arial" w:hAnsi="Arial" w:cs="Arial"/>
                <w:sz w:val="20"/>
                <w:szCs w:val="20"/>
              </w:rPr>
              <w:t>17%</w:t>
            </w:r>
          </w:p>
        </w:tc>
        <w:tc>
          <w:tcPr>
            <w:tcW w:w="792" w:type="dxa"/>
          </w:tcPr>
          <w:p>
            <w:pPr>
              <w:pStyle w:val="27"/>
              <w:jc w:val="both"/>
              <w:rPr>
                <w:rFonts w:hint="default" w:ascii="Arial" w:hAnsi="Arial" w:cs="Arial"/>
                <w:sz w:val="20"/>
                <w:szCs w:val="20"/>
              </w:rPr>
            </w:pPr>
            <w:r>
              <w:rPr>
                <w:rFonts w:hint="default" w:ascii="Arial" w:hAnsi="Arial" w:cs="Arial"/>
                <w:sz w:val="20"/>
                <w:szCs w:val="20"/>
              </w:rPr>
              <w:t>0%</w:t>
            </w:r>
          </w:p>
        </w:tc>
        <w:tc>
          <w:tcPr>
            <w:tcW w:w="792" w:type="dxa"/>
          </w:tcPr>
          <w:p>
            <w:pPr>
              <w:pStyle w:val="27"/>
              <w:jc w:val="both"/>
              <w:rPr>
                <w:rFonts w:hint="default" w:ascii="Arial" w:hAnsi="Arial" w:cs="Arial"/>
                <w:sz w:val="20"/>
                <w:szCs w:val="20"/>
              </w:rPr>
            </w:pPr>
            <w:r>
              <w:rPr>
                <w:rFonts w:hint="default" w:ascii="Arial" w:hAnsi="Arial" w:cs="Arial"/>
                <w:sz w:val="20"/>
                <w:szCs w:val="20"/>
              </w:rPr>
              <w:t>17%</w:t>
            </w:r>
          </w:p>
        </w:tc>
        <w:tc>
          <w:tcPr>
            <w:tcW w:w="792" w:type="dxa"/>
          </w:tcPr>
          <w:p>
            <w:pPr>
              <w:pStyle w:val="27"/>
              <w:jc w:val="both"/>
              <w:rPr>
                <w:rFonts w:hint="default" w:ascii="Arial" w:hAnsi="Arial" w:cs="Arial"/>
                <w:sz w:val="20"/>
                <w:szCs w:val="20"/>
              </w:rPr>
            </w:pPr>
            <w:r>
              <w:rPr>
                <w:rFonts w:hint="default" w:ascii="Arial" w:hAnsi="Arial" w:cs="Arial"/>
                <w:sz w:val="20"/>
                <w:szCs w:val="20"/>
              </w:rPr>
              <w:t>17%</w:t>
            </w:r>
          </w:p>
        </w:tc>
        <w:tc>
          <w:tcPr>
            <w:tcW w:w="792" w:type="dxa"/>
          </w:tcPr>
          <w:p>
            <w:pPr>
              <w:pStyle w:val="27"/>
              <w:jc w:val="both"/>
              <w:rPr>
                <w:rFonts w:hint="default" w:ascii="Arial" w:hAnsi="Arial" w:cs="Arial"/>
                <w:sz w:val="20"/>
                <w:szCs w:val="20"/>
              </w:rPr>
            </w:pPr>
            <w:r>
              <w:rPr>
                <w:rFonts w:hint="default" w:ascii="Arial" w:hAnsi="Arial" w:cs="Arial"/>
                <w:sz w:val="20"/>
                <w:szCs w:val="20"/>
              </w:rPr>
              <w:t>0%</w:t>
            </w:r>
          </w:p>
        </w:tc>
        <w:tc>
          <w:tcPr>
            <w:tcW w:w="792" w:type="dxa"/>
          </w:tcPr>
          <w:p>
            <w:pPr>
              <w:pStyle w:val="27"/>
              <w:jc w:val="both"/>
              <w:rPr>
                <w:rFonts w:hint="default" w:ascii="Arial" w:hAnsi="Arial" w:cs="Arial"/>
                <w:sz w:val="20"/>
                <w:szCs w:val="20"/>
              </w:rPr>
            </w:pPr>
            <w:r>
              <w:rPr>
                <w:rFonts w:hint="default" w:ascii="Arial" w:hAnsi="Arial" w:cs="Arial"/>
                <w:sz w:val="20"/>
                <w:szCs w:val="20"/>
              </w:rPr>
              <w:t>0%</w:t>
            </w:r>
          </w:p>
        </w:tc>
        <w:tc>
          <w:tcPr>
            <w:tcW w:w="792" w:type="dxa"/>
          </w:tcPr>
          <w:p>
            <w:pPr>
              <w:pStyle w:val="27"/>
              <w:jc w:val="both"/>
              <w:rPr>
                <w:rFonts w:hint="default" w:ascii="Arial" w:hAnsi="Arial" w:cs="Arial"/>
                <w:sz w:val="20"/>
                <w:szCs w:val="20"/>
              </w:rPr>
            </w:pPr>
            <w:r>
              <w:rPr>
                <w:rFonts w:hint="default" w:ascii="Arial" w:hAnsi="Arial" w:cs="Arial"/>
                <w:sz w:val="20"/>
                <w:szCs w:val="20"/>
              </w:rPr>
              <w:t>–</w:t>
            </w:r>
          </w:p>
        </w:tc>
      </w:tr>
      <w:tr>
        <w:tc>
          <w:tcPr>
            <w:tcW w:w="792" w:type="dxa"/>
          </w:tcPr>
          <w:p>
            <w:pPr>
              <w:pStyle w:val="27"/>
              <w:jc w:val="both"/>
              <w:rPr>
                <w:rFonts w:hint="default" w:ascii="Arial" w:hAnsi="Arial" w:cs="Arial"/>
                <w:sz w:val="20"/>
                <w:szCs w:val="20"/>
              </w:rPr>
            </w:pPr>
            <w:r>
              <w:rPr>
                <w:rFonts w:hint="default" w:ascii="Arial" w:hAnsi="Arial" w:cs="Arial"/>
                <w:b/>
                <w:bCs/>
                <w:sz w:val="20"/>
                <w:szCs w:val="20"/>
              </w:rPr>
              <w:t>OYA1128</w:t>
            </w:r>
          </w:p>
        </w:tc>
        <w:tc>
          <w:tcPr>
            <w:tcW w:w="792" w:type="dxa"/>
          </w:tcPr>
          <w:p>
            <w:pPr>
              <w:pStyle w:val="27"/>
              <w:jc w:val="both"/>
              <w:rPr>
                <w:rFonts w:hint="default" w:ascii="Arial" w:hAnsi="Arial" w:cs="Arial"/>
                <w:sz w:val="20"/>
                <w:szCs w:val="20"/>
              </w:rPr>
            </w:pPr>
            <w:r>
              <w:rPr>
                <w:rFonts w:hint="default" w:ascii="Arial" w:hAnsi="Arial" w:cs="Arial"/>
                <w:sz w:val="20"/>
                <w:szCs w:val="20"/>
              </w:rPr>
              <w:t>12.92</w:t>
            </w:r>
          </w:p>
        </w:tc>
        <w:tc>
          <w:tcPr>
            <w:tcW w:w="792" w:type="dxa"/>
          </w:tcPr>
          <w:p>
            <w:pPr>
              <w:pStyle w:val="27"/>
              <w:jc w:val="both"/>
              <w:rPr>
                <w:rFonts w:hint="default" w:ascii="Arial" w:hAnsi="Arial" w:cs="Arial"/>
                <w:sz w:val="20"/>
                <w:szCs w:val="20"/>
              </w:rPr>
            </w:pPr>
            <w:r>
              <w:rPr>
                <w:rFonts w:hint="default" w:ascii="Arial" w:hAnsi="Arial" w:cs="Arial"/>
                <w:sz w:val="20"/>
                <w:szCs w:val="20"/>
              </w:rPr>
              <w:t>100%</w:t>
            </w:r>
          </w:p>
        </w:tc>
        <w:tc>
          <w:tcPr>
            <w:tcW w:w="792" w:type="dxa"/>
          </w:tcPr>
          <w:p>
            <w:pPr>
              <w:pStyle w:val="27"/>
              <w:jc w:val="both"/>
              <w:rPr>
                <w:rFonts w:hint="default" w:ascii="Arial" w:hAnsi="Arial" w:cs="Arial"/>
                <w:sz w:val="20"/>
                <w:szCs w:val="20"/>
              </w:rPr>
            </w:pPr>
            <w:r>
              <w:rPr>
                <w:rFonts w:hint="default" w:ascii="Arial" w:hAnsi="Arial" w:cs="Arial"/>
                <w:sz w:val="20"/>
                <w:szCs w:val="20"/>
              </w:rPr>
              <w:t>100%</w:t>
            </w:r>
          </w:p>
        </w:tc>
        <w:tc>
          <w:tcPr>
            <w:tcW w:w="792" w:type="dxa"/>
          </w:tcPr>
          <w:p>
            <w:pPr>
              <w:pStyle w:val="27"/>
              <w:jc w:val="both"/>
              <w:rPr>
                <w:rFonts w:hint="default" w:ascii="Arial" w:hAnsi="Arial" w:cs="Arial"/>
                <w:sz w:val="20"/>
                <w:szCs w:val="20"/>
              </w:rPr>
            </w:pPr>
            <w:r>
              <w:rPr>
                <w:rFonts w:hint="default" w:ascii="Arial" w:hAnsi="Arial" w:cs="Arial"/>
                <w:sz w:val="20"/>
                <w:szCs w:val="20"/>
              </w:rPr>
              <w:t>100%</w:t>
            </w:r>
          </w:p>
        </w:tc>
        <w:tc>
          <w:tcPr>
            <w:tcW w:w="792" w:type="dxa"/>
          </w:tcPr>
          <w:p>
            <w:pPr>
              <w:pStyle w:val="27"/>
              <w:jc w:val="both"/>
              <w:rPr>
                <w:rFonts w:hint="default" w:ascii="Arial" w:hAnsi="Arial" w:cs="Arial"/>
                <w:sz w:val="20"/>
                <w:szCs w:val="20"/>
              </w:rPr>
            </w:pPr>
            <w:r>
              <w:rPr>
                <w:rFonts w:hint="default" w:ascii="Arial" w:hAnsi="Arial" w:cs="Arial"/>
                <w:sz w:val="20"/>
                <w:szCs w:val="20"/>
              </w:rPr>
              <w:t>100%</w:t>
            </w:r>
          </w:p>
        </w:tc>
        <w:tc>
          <w:tcPr>
            <w:tcW w:w="792" w:type="dxa"/>
          </w:tcPr>
          <w:p>
            <w:pPr>
              <w:pStyle w:val="27"/>
              <w:jc w:val="both"/>
              <w:rPr>
                <w:rFonts w:hint="default" w:ascii="Arial" w:hAnsi="Arial" w:cs="Arial"/>
                <w:sz w:val="20"/>
                <w:szCs w:val="20"/>
              </w:rPr>
            </w:pPr>
            <w:r>
              <w:rPr>
                <w:rFonts w:hint="default" w:ascii="Arial" w:hAnsi="Arial" w:cs="Arial"/>
                <w:sz w:val="20"/>
                <w:szCs w:val="20"/>
              </w:rPr>
              <w:t>100%</w:t>
            </w:r>
          </w:p>
        </w:tc>
        <w:tc>
          <w:tcPr>
            <w:tcW w:w="792" w:type="dxa"/>
          </w:tcPr>
          <w:p>
            <w:pPr>
              <w:pStyle w:val="27"/>
              <w:jc w:val="both"/>
              <w:rPr>
                <w:rFonts w:hint="default" w:ascii="Arial" w:hAnsi="Arial" w:cs="Arial"/>
                <w:sz w:val="20"/>
                <w:szCs w:val="20"/>
              </w:rPr>
            </w:pPr>
            <w:r>
              <w:rPr>
                <w:rFonts w:hint="default" w:ascii="Arial" w:hAnsi="Arial" w:cs="Arial"/>
                <w:sz w:val="20"/>
                <w:szCs w:val="20"/>
              </w:rPr>
              <w:t>0%</w:t>
            </w:r>
          </w:p>
        </w:tc>
        <w:tc>
          <w:tcPr>
            <w:tcW w:w="792" w:type="dxa"/>
          </w:tcPr>
          <w:p>
            <w:pPr>
              <w:pStyle w:val="27"/>
              <w:jc w:val="both"/>
              <w:rPr>
                <w:rFonts w:hint="default" w:ascii="Arial" w:hAnsi="Arial" w:cs="Arial"/>
                <w:sz w:val="20"/>
                <w:szCs w:val="20"/>
              </w:rPr>
            </w:pPr>
            <w:r>
              <w:rPr>
                <w:rFonts w:hint="default" w:ascii="Arial" w:hAnsi="Arial" w:cs="Arial"/>
                <w:sz w:val="20"/>
                <w:szCs w:val="20"/>
              </w:rPr>
              <w:t>0%</w:t>
            </w:r>
          </w:p>
        </w:tc>
        <w:tc>
          <w:tcPr>
            <w:tcW w:w="792" w:type="dxa"/>
          </w:tcPr>
          <w:p>
            <w:pPr>
              <w:pStyle w:val="27"/>
              <w:jc w:val="both"/>
              <w:rPr>
                <w:rFonts w:hint="default" w:ascii="Arial" w:hAnsi="Arial" w:cs="Arial"/>
                <w:sz w:val="20"/>
                <w:szCs w:val="20"/>
              </w:rPr>
            </w:pPr>
            <w:r>
              <w:rPr>
                <w:rFonts w:hint="default" w:ascii="Arial" w:hAnsi="Arial" w:cs="Arial"/>
                <w:sz w:val="20"/>
                <w:szCs w:val="20"/>
              </w:rPr>
              <w:t>–</w:t>
            </w:r>
          </w:p>
        </w:tc>
      </w:tr>
      <w:tr>
        <w:tc>
          <w:tcPr>
            <w:tcW w:w="792" w:type="dxa"/>
          </w:tcPr>
          <w:p>
            <w:pPr>
              <w:pStyle w:val="27"/>
              <w:jc w:val="both"/>
              <w:rPr>
                <w:rFonts w:hint="default" w:ascii="Arial" w:hAnsi="Arial" w:cs="Arial"/>
                <w:sz w:val="20"/>
                <w:szCs w:val="20"/>
              </w:rPr>
            </w:pPr>
            <w:r>
              <w:rPr>
                <w:rFonts w:hint="default" w:ascii="Arial" w:hAnsi="Arial" w:cs="Arial"/>
                <w:b/>
                <w:bCs/>
                <w:sz w:val="20"/>
                <w:szCs w:val="20"/>
              </w:rPr>
              <w:t>OYA1193</w:t>
            </w:r>
          </w:p>
        </w:tc>
        <w:tc>
          <w:tcPr>
            <w:tcW w:w="792" w:type="dxa"/>
          </w:tcPr>
          <w:p>
            <w:pPr>
              <w:pStyle w:val="27"/>
              <w:jc w:val="both"/>
              <w:rPr>
                <w:rFonts w:hint="default" w:ascii="Arial" w:hAnsi="Arial" w:cs="Arial"/>
                <w:sz w:val="20"/>
                <w:szCs w:val="20"/>
              </w:rPr>
            </w:pPr>
            <w:r>
              <w:rPr>
                <w:rFonts w:hint="default" w:ascii="Arial" w:hAnsi="Arial" w:cs="Arial"/>
                <w:sz w:val="20"/>
                <w:szCs w:val="20"/>
              </w:rPr>
              <w:t>13.12</w:t>
            </w:r>
          </w:p>
        </w:tc>
        <w:tc>
          <w:tcPr>
            <w:tcW w:w="792" w:type="dxa"/>
          </w:tcPr>
          <w:p>
            <w:pPr>
              <w:pStyle w:val="27"/>
              <w:jc w:val="both"/>
              <w:rPr>
                <w:rFonts w:hint="default" w:ascii="Arial" w:hAnsi="Arial" w:cs="Arial"/>
                <w:sz w:val="20"/>
                <w:szCs w:val="20"/>
              </w:rPr>
            </w:pPr>
            <w:r>
              <w:rPr>
                <w:rFonts w:hint="default" w:ascii="Arial" w:hAnsi="Arial" w:cs="Arial"/>
                <w:sz w:val="20"/>
                <w:szCs w:val="20"/>
              </w:rPr>
              <w:t>90%</w:t>
            </w:r>
          </w:p>
        </w:tc>
        <w:tc>
          <w:tcPr>
            <w:tcW w:w="792" w:type="dxa"/>
          </w:tcPr>
          <w:p>
            <w:pPr>
              <w:pStyle w:val="27"/>
              <w:jc w:val="both"/>
              <w:rPr>
                <w:rFonts w:hint="default" w:ascii="Arial" w:hAnsi="Arial" w:cs="Arial"/>
                <w:sz w:val="20"/>
                <w:szCs w:val="20"/>
              </w:rPr>
            </w:pPr>
            <w:r>
              <w:rPr>
                <w:rFonts w:hint="default" w:ascii="Arial" w:hAnsi="Arial" w:cs="Arial"/>
                <w:sz w:val="20"/>
                <w:szCs w:val="20"/>
              </w:rPr>
              <w:t>92%</w:t>
            </w:r>
          </w:p>
        </w:tc>
        <w:tc>
          <w:tcPr>
            <w:tcW w:w="792" w:type="dxa"/>
          </w:tcPr>
          <w:p>
            <w:pPr>
              <w:pStyle w:val="27"/>
              <w:jc w:val="both"/>
              <w:rPr>
                <w:rFonts w:hint="default" w:ascii="Arial" w:hAnsi="Arial" w:cs="Arial"/>
                <w:sz w:val="20"/>
                <w:szCs w:val="20"/>
              </w:rPr>
            </w:pPr>
            <w:r>
              <w:rPr>
                <w:rFonts w:hint="default" w:ascii="Arial" w:hAnsi="Arial" w:cs="Arial"/>
                <w:sz w:val="20"/>
                <w:szCs w:val="20"/>
              </w:rPr>
              <w:t>90%</w:t>
            </w:r>
          </w:p>
        </w:tc>
        <w:tc>
          <w:tcPr>
            <w:tcW w:w="792" w:type="dxa"/>
          </w:tcPr>
          <w:p>
            <w:pPr>
              <w:pStyle w:val="27"/>
              <w:jc w:val="both"/>
              <w:rPr>
                <w:rFonts w:hint="default" w:ascii="Arial" w:hAnsi="Arial" w:cs="Arial"/>
                <w:sz w:val="20"/>
                <w:szCs w:val="20"/>
              </w:rPr>
            </w:pPr>
            <w:r>
              <w:rPr>
                <w:rFonts w:hint="default" w:ascii="Arial" w:hAnsi="Arial" w:cs="Arial"/>
                <w:sz w:val="20"/>
                <w:szCs w:val="20"/>
              </w:rPr>
              <w:t>92%</w:t>
            </w:r>
          </w:p>
        </w:tc>
        <w:tc>
          <w:tcPr>
            <w:tcW w:w="792" w:type="dxa"/>
          </w:tcPr>
          <w:p>
            <w:pPr>
              <w:pStyle w:val="27"/>
              <w:jc w:val="both"/>
              <w:rPr>
                <w:rFonts w:hint="default" w:ascii="Arial" w:hAnsi="Arial" w:cs="Arial"/>
                <w:sz w:val="20"/>
                <w:szCs w:val="20"/>
              </w:rPr>
            </w:pPr>
            <w:r>
              <w:rPr>
                <w:rFonts w:hint="default" w:ascii="Arial" w:hAnsi="Arial" w:cs="Arial"/>
                <w:sz w:val="20"/>
                <w:szCs w:val="20"/>
              </w:rPr>
              <w:t>92%</w:t>
            </w:r>
          </w:p>
        </w:tc>
        <w:tc>
          <w:tcPr>
            <w:tcW w:w="792" w:type="dxa"/>
          </w:tcPr>
          <w:p>
            <w:pPr>
              <w:pStyle w:val="27"/>
              <w:jc w:val="both"/>
              <w:rPr>
                <w:rFonts w:hint="default" w:ascii="Arial" w:hAnsi="Arial" w:cs="Arial"/>
                <w:sz w:val="20"/>
                <w:szCs w:val="20"/>
              </w:rPr>
            </w:pPr>
            <w:r>
              <w:rPr>
                <w:rFonts w:hint="default" w:ascii="Arial" w:hAnsi="Arial" w:cs="Arial"/>
                <w:sz w:val="20"/>
                <w:szCs w:val="20"/>
              </w:rPr>
              <w:t>0%</w:t>
            </w:r>
          </w:p>
        </w:tc>
        <w:tc>
          <w:tcPr>
            <w:tcW w:w="792" w:type="dxa"/>
          </w:tcPr>
          <w:p>
            <w:pPr>
              <w:pStyle w:val="27"/>
              <w:jc w:val="both"/>
              <w:rPr>
                <w:rFonts w:hint="default" w:ascii="Arial" w:hAnsi="Arial" w:cs="Arial"/>
                <w:sz w:val="20"/>
                <w:szCs w:val="20"/>
              </w:rPr>
            </w:pPr>
            <w:r>
              <w:rPr>
                <w:rFonts w:hint="default" w:ascii="Arial" w:hAnsi="Arial" w:cs="Arial"/>
                <w:sz w:val="20"/>
                <w:szCs w:val="20"/>
              </w:rPr>
              <w:t>0%</w:t>
            </w:r>
          </w:p>
        </w:tc>
        <w:tc>
          <w:tcPr>
            <w:tcW w:w="792" w:type="dxa"/>
          </w:tcPr>
          <w:p>
            <w:pPr>
              <w:pStyle w:val="27"/>
              <w:jc w:val="both"/>
              <w:rPr>
                <w:rFonts w:hint="default" w:ascii="Arial" w:hAnsi="Arial" w:cs="Arial"/>
                <w:sz w:val="20"/>
                <w:szCs w:val="20"/>
              </w:rPr>
            </w:pPr>
            <w:r>
              <w:rPr>
                <w:rFonts w:hint="default" w:ascii="Arial" w:hAnsi="Arial" w:cs="Arial"/>
                <w:sz w:val="20"/>
                <w:szCs w:val="20"/>
              </w:rPr>
              <w:t>–</w:t>
            </w:r>
          </w:p>
        </w:tc>
      </w:tr>
      <w:tr>
        <w:tc>
          <w:tcPr>
            <w:tcW w:w="792" w:type="dxa"/>
          </w:tcPr>
          <w:p>
            <w:pPr>
              <w:pStyle w:val="27"/>
              <w:jc w:val="both"/>
              <w:rPr>
                <w:rFonts w:hint="default" w:ascii="Arial" w:hAnsi="Arial" w:cs="Arial"/>
                <w:sz w:val="20"/>
                <w:szCs w:val="20"/>
              </w:rPr>
            </w:pPr>
            <w:r>
              <w:rPr>
                <w:rFonts w:hint="default" w:ascii="Arial" w:hAnsi="Arial" w:cs="Arial"/>
                <w:b/>
                <w:bCs/>
                <w:sz w:val="20"/>
                <w:szCs w:val="20"/>
              </w:rPr>
              <w:t>OYA1211</w:t>
            </w:r>
          </w:p>
        </w:tc>
        <w:tc>
          <w:tcPr>
            <w:tcW w:w="792" w:type="dxa"/>
          </w:tcPr>
          <w:p>
            <w:pPr>
              <w:pStyle w:val="27"/>
              <w:jc w:val="both"/>
              <w:rPr>
                <w:rFonts w:hint="default" w:ascii="Arial" w:hAnsi="Arial" w:cs="Arial"/>
                <w:sz w:val="20"/>
                <w:szCs w:val="20"/>
              </w:rPr>
            </w:pPr>
            <w:r>
              <w:rPr>
                <w:rFonts w:hint="default" w:ascii="Arial" w:hAnsi="Arial" w:cs="Arial"/>
                <w:sz w:val="20"/>
                <w:szCs w:val="20"/>
              </w:rPr>
              <w:t>13.11</w:t>
            </w:r>
          </w:p>
        </w:tc>
        <w:tc>
          <w:tcPr>
            <w:tcW w:w="792" w:type="dxa"/>
          </w:tcPr>
          <w:p>
            <w:pPr>
              <w:pStyle w:val="27"/>
              <w:jc w:val="both"/>
              <w:rPr>
                <w:rFonts w:hint="default" w:ascii="Arial" w:hAnsi="Arial" w:cs="Arial"/>
                <w:sz w:val="20"/>
                <w:szCs w:val="20"/>
              </w:rPr>
            </w:pPr>
            <w:r>
              <w:rPr>
                <w:rFonts w:hint="default" w:ascii="Arial" w:hAnsi="Arial" w:cs="Arial"/>
                <w:sz w:val="20"/>
                <w:szCs w:val="20"/>
              </w:rPr>
              <w:t>100%</w:t>
            </w:r>
          </w:p>
        </w:tc>
        <w:tc>
          <w:tcPr>
            <w:tcW w:w="792" w:type="dxa"/>
          </w:tcPr>
          <w:p>
            <w:pPr>
              <w:pStyle w:val="27"/>
              <w:jc w:val="both"/>
              <w:rPr>
                <w:rFonts w:hint="default" w:ascii="Arial" w:hAnsi="Arial" w:cs="Arial"/>
                <w:sz w:val="20"/>
                <w:szCs w:val="20"/>
              </w:rPr>
            </w:pPr>
            <w:r>
              <w:rPr>
                <w:rFonts w:hint="default" w:ascii="Arial" w:hAnsi="Arial" w:cs="Arial"/>
                <w:sz w:val="20"/>
                <w:szCs w:val="20"/>
              </w:rPr>
              <w:t>100%</w:t>
            </w:r>
          </w:p>
        </w:tc>
        <w:tc>
          <w:tcPr>
            <w:tcW w:w="792" w:type="dxa"/>
          </w:tcPr>
          <w:p>
            <w:pPr>
              <w:pStyle w:val="27"/>
              <w:jc w:val="both"/>
              <w:rPr>
                <w:rFonts w:hint="default" w:ascii="Arial" w:hAnsi="Arial" w:cs="Arial"/>
                <w:sz w:val="20"/>
                <w:szCs w:val="20"/>
              </w:rPr>
            </w:pPr>
            <w:r>
              <w:rPr>
                <w:rFonts w:hint="default" w:ascii="Arial" w:hAnsi="Arial" w:cs="Arial"/>
                <w:sz w:val="20"/>
                <w:szCs w:val="20"/>
              </w:rPr>
              <w:t>100%</w:t>
            </w:r>
          </w:p>
        </w:tc>
        <w:tc>
          <w:tcPr>
            <w:tcW w:w="792" w:type="dxa"/>
          </w:tcPr>
          <w:p>
            <w:pPr>
              <w:pStyle w:val="27"/>
              <w:jc w:val="both"/>
              <w:rPr>
                <w:rFonts w:hint="default" w:ascii="Arial" w:hAnsi="Arial" w:cs="Arial"/>
                <w:sz w:val="20"/>
                <w:szCs w:val="20"/>
              </w:rPr>
            </w:pPr>
            <w:r>
              <w:rPr>
                <w:rFonts w:hint="default" w:ascii="Arial" w:hAnsi="Arial" w:cs="Arial"/>
                <w:sz w:val="20"/>
                <w:szCs w:val="20"/>
              </w:rPr>
              <w:t>100%</w:t>
            </w:r>
          </w:p>
        </w:tc>
        <w:tc>
          <w:tcPr>
            <w:tcW w:w="792" w:type="dxa"/>
          </w:tcPr>
          <w:p>
            <w:pPr>
              <w:pStyle w:val="27"/>
              <w:jc w:val="both"/>
              <w:rPr>
                <w:rFonts w:hint="default" w:ascii="Arial" w:hAnsi="Arial" w:cs="Arial"/>
                <w:sz w:val="20"/>
                <w:szCs w:val="20"/>
              </w:rPr>
            </w:pPr>
            <w:r>
              <w:rPr>
                <w:rFonts w:hint="default" w:ascii="Arial" w:hAnsi="Arial" w:cs="Arial"/>
                <w:sz w:val="20"/>
                <w:szCs w:val="20"/>
              </w:rPr>
              <w:t>100%</w:t>
            </w:r>
          </w:p>
        </w:tc>
        <w:tc>
          <w:tcPr>
            <w:tcW w:w="792" w:type="dxa"/>
          </w:tcPr>
          <w:p>
            <w:pPr>
              <w:pStyle w:val="27"/>
              <w:jc w:val="both"/>
              <w:rPr>
                <w:rFonts w:hint="default" w:ascii="Arial" w:hAnsi="Arial" w:cs="Arial"/>
                <w:sz w:val="20"/>
                <w:szCs w:val="20"/>
              </w:rPr>
            </w:pPr>
            <w:r>
              <w:rPr>
                <w:rFonts w:hint="default" w:ascii="Arial" w:hAnsi="Arial" w:cs="Arial"/>
                <w:sz w:val="20"/>
                <w:szCs w:val="20"/>
              </w:rPr>
              <w:t>100%</w:t>
            </w:r>
          </w:p>
        </w:tc>
        <w:tc>
          <w:tcPr>
            <w:tcW w:w="792" w:type="dxa"/>
          </w:tcPr>
          <w:p>
            <w:pPr>
              <w:pStyle w:val="27"/>
              <w:jc w:val="both"/>
              <w:rPr>
                <w:rFonts w:hint="default" w:ascii="Arial" w:hAnsi="Arial" w:cs="Arial"/>
                <w:sz w:val="20"/>
                <w:szCs w:val="20"/>
              </w:rPr>
            </w:pPr>
            <w:r>
              <w:rPr>
                <w:rFonts w:hint="default" w:ascii="Arial" w:hAnsi="Arial" w:cs="Arial"/>
                <w:sz w:val="20"/>
                <w:szCs w:val="20"/>
              </w:rPr>
              <w:t>93%</w:t>
            </w:r>
          </w:p>
        </w:tc>
        <w:tc>
          <w:tcPr>
            <w:tcW w:w="792" w:type="dxa"/>
          </w:tcPr>
          <w:p>
            <w:pPr>
              <w:pStyle w:val="27"/>
              <w:jc w:val="both"/>
              <w:rPr>
                <w:rFonts w:hint="default" w:ascii="Arial" w:hAnsi="Arial" w:cs="Arial"/>
                <w:sz w:val="20"/>
                <w:szCs w:val="20"/>
              </w:rPr>
            </w:pPr>
            <w:r>
              <w:rPr>
                <w:rFonts w:hint="default" w:ascii="Arial" w:hAnsi="Arial" w:cs="Arial"/>
                <w:sz w:val="20"/>
                <w:szCs w:val="20"/>
              </w:rPr>
              <w:t>100%</w:t>
            </w:r>
          </w:p>
        </w:tc>
      </w:tr>
      <w:tr>
        <w:tc>
          <w:tcPr>
            <w:tcW w:w="792" w:type="dxa"/>
          </w:tcPr>
          <w:p>
            <w:pPr>
              <w:pStyle w:val="27"/>
              <w:jc w:val="both"/>
              <w:rPr>
                <w:rFonts w:hint="default" w:ascii="Arial" w:hAnsi="Arial" w:cs="Arial"/>
                <w:sz w:val="20"/>
                <w:szCs w:val="20"/>
              </w:rPr>
            </w:pPr>
            <w:r>
              <w:rPr>
                <w:rFonts w:hint="default" w:ascii="Arial" w:hAnsi="Arial" w:cs="Arial"/>
                <w:b/>
                <w:bCs/>
                <w:sz w:val="20"/>
                <w:szCs w:val="20"/>
              </w:rPr>
              <w:t>OYA1354</w:t>
            </w:r>
          </w:p>
        </w:tc>
        <w:tc>
          <w:tcPr>
            <w:tcW w:w="792" w:type="dxa"/>
          </w:tcPr>
          <w:p>
            <w:pPr>
              <w:pStyle w:val="27"/>
              <w:jc w:val="both"/>
              <w:rPr>
                <w:rFonts w:hint="default" w:ascii="Arial" w:hAnsi="Arial" w:cs="Arial"/>
                <w:sz w:val="20"/>
                <w:szCs w:val="20"/>
              </w:rPr>
            </w:pPr>
            <w:r>
              <w:rPr>
                <w:rFonts w:hint="default" w:ascii="Arial" w:hAnsi="Arial" w:cs="Arial"/>
                <w:sz w:val="20"/>
                <w:szCs w:val="20"/>
              </w:rPr>
              <w:t>11.41</w:t>
            </w:r>
          </w:p>
        </w:tc>
        <w:tc>
          <w:tcPr>
            <w:tcW w:w="792" w:type="dxa"/>
          </w:tcPr>
          <w:p>
            <w:pPr>
              <w:pStyle w:val="27"/>
              <w:jc w:val="both"/>
              <w:rPr>
                <w:rFonts w:hint="default" w:ascii="Arial" w:hAnsi="Arial" w:cs="Arial"/>
                <w:sz w:val="20"/>
                <w:szCs w:val="20"/>
              </w:rPr>
            </w:pPr>
            <w:r>
              <w:rPr>
                <w:rFonts w:hint="default" w:ascii="Arial" w:hAnsi="Arial" w:cs="Arial"/>
                <w:sz w:val="20"/>
                <w:szCs w:val="20"/>
              </w:rPr>
              <w:t>83%</w:t>
            </w:r>
          </w:p>
        </w:tc>
        <w:tc>
          <w:tcPr>
            <w:tcW w:w="792" w:type="dxa"/>
          </w:tcPr>
          <w:p>
            <w:pPr>
              <w:pStyle w:val="27"/>
              <w:jc w:val="both"/>
              <w:rPr>
                <w:rFonts w:hint="default" w:ascii="Arial" w:hAnsi="Arial" w:cs="Arial"/>
                <w:sz w:val="20"/>
                <w:szCs w:val="20"/>
              </w:rPr>
            </w:pPr>
            <w:r>
              <w:rPr>
                <w:rFonts w:hint="default" w:ascii="Arial" w:hAnsi="Arial" w:cs="Arial"/>
                <w:sz w:val="20"/>
                <w:szCs w:val="20"/>
              </w:rPr>
              <w:t>83%</w:t>
            </w:r>
          </w:p>
        </w:tc>
        <w:tc>
          <w:tcPr>
            <w:tcW w:w="792" w:type="dxa"/>
          </w:tcPr>
          <w:p>
            <w:pPr>
              <w:pStyle w:val="27"/>
              <w:jc w:val="both"/>
              <w:rPr>
                <w:rFonts w:hint="default" w:ascii="Arial" w:hAnsi="Arial" w:cs="Arial"/>
                <w:sz w:val="20"/>
                <w:szCs w:val="20"/>
              </w:rPr>
            </w:pPr>
            <w:r>
              <w:rPr>
                <w:rFonts w:hint="default" w:ascii="Arial" w:hAnsi="Arial" w:cs="Arial"/>
                <w:sz w:val="20"/>
                <w:szCs w:val="20"/>
              </w:rPr>
              <w:t>83%</w:t>
            </w:r>
          </w:p>
        </w:tc>
        <w:tc>
          <w:tcPr>
            <w:tcW w:w="792" w:type="dxa"/>
          </w:tcPr>
          <w:p>
            <w:pPr>
              <w:pStyle w:val="27"/>
              <w:jc w:val="both"/>
              <w:rPr>
                <w:rFonts w:hint="default" w:ascii="Arial" w:hAnsi="Arial" w:cs="Arial"/>
                <w:sz w:val="20"/>
                <w:szCs w:val="20"/>
              </w:rPr>
            </w:pPr>
            <w:r>
              <w:rPr>
                <w:rFonts w:hint="default" w:ascii="Arial" w:hAnsi="Arial" w:cs="Arial"/>
                <w:sz w:val="20"/>
                <w:szCs w:val="20"/>
              </w:rPr>
              <w:t>83%</w:t>
            </w:r>
          </w:p>
        </w:tc>
        <w:tc>
          <w:tcPr>
            <w:tcW w:w="792" w:type="dxa"/>
          </w:tcPr>
          <w:p>
            <w:pPr>
              <w:pStyle w:val="27"/>
              <w:jc w:val="both"/>
              <w:rPr>
                <w:rFonts w:hint="default" w:ascii="Arial" w:hAnsi="Arial" w:cs="Arial"/>
                <w:sz w:val="20"/>
                <w:szCs w:val="20"/>
              </w:rPr>
            </w:pPr>
            <w:r>
              <w:rPr>
                <w:rFonts w:hint="default" w:ascii="Arial" w:hAnsi="Arial" w:cs="Arial"/>
                <w:sz w:val="20"/>
                <w:szCs w:val="20"/>
              </w:rPr>
              <w:t>92%</w:t>
            </w:r>
          </w:p>
        </w:tc>
        <w:tc>
          <w:tcPr>
            <w:tcW w:w="792" w:type="dxa"/>
          </w:tcPr>
          <w:p>
            <w:pPr>
              <w:pStyle w:val="27"/>
              <w:jc w:val="both"/>
              <w:rPr>
                <w:rFonts w:hint="default" w:ascii="Arial" w:hAnsi="Arial" w:cs="Arial"/>
                <w:sz w:val="20"/>
                <w:szCs w:val="20"/>
              </w:rPr>
            </w:pPr>
            <w:r>
              <w:rPr>
                <w:rFonts w:hint="default" w:ascii="Arial" w:hAnsi="Arial" w:cs="Arial"/>
                <w:sz w:val="20"/>
                <w:szCs w:val="20"/>
              </w:rPr>
              <w:t>0%</w:t>
            </w:r>
          </w:p>
        </w:tc>
        <w:tc>
          <w:tcPr>
            <w:tcW w:w="792" w:type="dxa"/>
          </w:tcPr>
          <w:p>
            <w:pPr>
              <w:pStyle w:val="27"/>
              <w:jc w:val="both"/>
              <w:rPr>
                <w:rFonts w:hint="default" w:ascii="Arial" w:hAnsi="Arial" w:cs="Arial"/>
                <w:sz w:val="20"/>
                <w:szCs w:val="20"/>
              </w:rPr>
            </w:pPr>
            <w:r>
              <w:rPr>
                <w:rFonts w:hint="default" w:ascii="Arial" w:hAnsi="Arial" w:cs="Arial"/>
                <w:sz w:val="20"/>
                <w:szCs w:val="20"/>
              </w:rPr>
              <w:t>0%</w:t>
            </w:r>
          </w:p>
        </w:tc>
        <w:tc>
          <w:tcPr>
            <w:tcW w:w="792" w:type="dxa"/>
          </w:tcPr>
          <w:p>
            <w:pPr>
              <w:pStyle w:val="27"/>
              <w:jc w:val="both"/>
              <w:rPr>
                <w:rFonts w:hint="default" w:ascii="Arial" w:hAnsi="Arial" w:cs="Arial"/>
                <w:sz w:val="20"/>
                <w:szCs w:val="20"/>
              </w:rPr>
            </w:pPr>
            <w:r>
              <w:rPr>
                <w:rFonts w:hint="default" w:ascii="Arial" w:hAnsi="Arial" w:cs="Arial"/>
                <w:sz w:val="20"/>
                <w:szCs w:val="20"/>
              </w:rPr>
              <w:t>–</w:t>
            </w:r>
          </w:p>
        </w:tc>
      </w:tr>
      <w:bookmarkEnd w:id="4"/>
    </w:tbl>
    <w:p>
      <w:pPr>
        <w:pStyle w:val="4"/>
        <w:jc w:val="both"/>
        <w:rPr>
          <w:rFonts w:hint="default" w:ascii="Arial" w:hAnsi="Arial" w:cs="Arial"/>
          <w:sz w:val="20"/>
          <w:szCs w:val="20"/>
        </w:rPr>
      </w:pPr>
      <w:bookmarkStart w:id="5" w:name="data-processing"/>
      <w:r>
        <w:rPr>
          <w:rFonts w:hint="default" w:ascii="Arial" w:hAnsi="Arial" w:cs="Arial"/>
          <w:sz w:val="20"/>
          <w:szCs w:val="20"/>
        </w:rPr>
        <w:t>2.3 Data Processing</w:t>
      </w:r>
    </w:p>
    <w:p>
      <w:pPr>
        <w:pStyle w:val="26"/>
        <w:jc w:val="both"/>
        <w:rPr>
          <w:rFonts w:hint="default" w:ascii="Arial" w:hAnsi="Arial" w:cs="Arial"/>
          <w:sz w:val="20"/>
          <w:szCs w:val="20"/>
        </w:rPr>
      </w:pPr>
      <w:r>
        <w:rPr>
          <w:rFonts w:hint="default" w:ascii="Arial" w:hAnsi="Arial" w:cs="Arial"/>
          <w:sz w:val="20"/>
          <w:szCs w:val="20"/>
        </w:rPr>
        <w:t>The research strategy has been divided into three specific objectives (SO), associated to each hypothesis: (1) characterize the temporal distribution of fog and dew occurrences and their co-occurrence from visibility and GOES observations; (2) evaluate the atmospheric stability under each occurrence type through potential temperature, specific humidity, and wind speed vertical gradients along the topographic station transect; (3) analyze the tendency on time of humidity, potential temperature and wind speed under fog and dew occurrences.</w:t>
      </w:r>
    </w:p>
    <w:p>
      <w:pPr>
        <w:pStyle w:val="5"/>
        <w:jc w:val="both"/>
        <w:rPr>
          <w:rFonts w:hint="default" w:ascii="Arial" w:hAnsi="Arial" w:cs="Arial"/>
          <w:sz w:val="20"/>
          <w:szCs w:val="20"/>
        </w:rPr>
      </w:pPr>
      <w:bookmarkStart w:id="6" w:name="Xf07bd69f8ca8515c1f70ee51e8880dfc41f776c"/>
      <w:r>
        <w:rPr>
          <w:rFonts w:hint="default" w:ascii="Arial" w:hAnsi="Arial" w:cs="Arial"/>
          <w:sz w:val="20"/>
          <w:szCs w:val="20"/>
        </w:rPr>
        <w:t>2.3.1 SO1: Hierarchical classification of fog and dew occurrences</w:t>
      </w:r>
    </w:p>
    <w:p>
      <w:pPr>
        <w:pStyle w:val="26"/>
        <w:jc w:val="both"/>
        <w:rPr>
          <w:rFonts w:hint="default" w:ascii="Arial" w:hAnsi="Arial" w:cs="Arial"/>
          <w:sz w:val="20"/>
          <w:szCs w:val="20"/>
        </w:rPr>
      </w:pPr>
      <w:r>
        <w:rPr>
          <w:rFonts w:hint="default" w:ascii="Arial" w:hAnsi="Arial" w:cs="Arial"/>
          <w:sz w:val="20"/>
          <w:szCs w:val="20"/>
        </w:rPr>
        <w:t>To achieve the first SO, we used two criteria based on visibility and FLC detection, where visibility is the priority. Regardless of whether water is collected by the SFC or the SDC, the occurrence is classified as fog if visibility falls below 1000 m. The occurrence is classified as dew if visibility is equal to or above 1000 m. GOES-16 FLC served as a secondary criterion when visibility is unavailable, given its coarser spatial resolution and vertical uncertainty, since a detected low cloud pixel does not necessarily intersect the topography.</w:t>
      </w:r>
    </w:p>
    <w:p>
      <w:pPr>
        <w:pStyle w:val="3"/>
        <w:jc w:val="both"/>
        <w:rPr>
          <w:rFonts w:hint="default" w:ascii="Arial" w:hAnsi="Arial" w:cs="Arial"/>
          <w:sz w:val="20"/>
          <w:szCs w:val="20"/>
        </w:rPr>
      </w:pPr>
      <w:bookmarkStart w:id="7" w:name="eq-classification"/>
      <m:oMathPara>
        <m:oMathParaPr>
          <m:jc m:val="center"/>
        </m:oMathParaPr>
        <m:oMath>
          <m:r>
            <m:rPr>
              <m:nor/>
              <m:sty m:val="p"/>
            </m:rPr>
            <w:rPr>
              <w:rFonts w:hint="default" w:ascii="Cambria Math" w:hAnsi="Cambria Math" w:cs="Arial"/>
              <w:b w:val="0"/>
              <w:i w:val="0"/>
              <w:sz w:val="20"/>
              <w:szCs w:val="20"/>
            </w:rPr>
            <m:t>Occurrence Type</m:t>
          </m:r>
          <m:r>
            <m:rPr>
              <m:nor/>
              <m:sty m:val="p"/>
            </m:rPr>
            <w:rPr>
              <w:rFonts w:hint="default" w:ascii="Cambria Math" w:hAnsi="Cambria Math" w:cs="Arial"/>
              <w:b w:val="0"/>
              <w:i w:val="0"/>
              <w:sz w:val="20"/>
              <w:szCs w:val="20"/>
            </w:rPr>
            <m:t>=</m:t>
          </m:r>
          <m:d>
            <m:dPr>
              <m:begChr m:val="{"/>
              <m:endChr m:val=""/>
              <m:ctrlPr>
                <w:rPr>
                  <w:rFonts w:hint="default" w:ascii="Cambria Math" w:hAnsi="Cambria Math" w:cs="Arial"/>
                  <w:sz w:val="20"/>
                  <w:szCs w:val="20"/>
                </w:rPr>
              </m:ctrlPr>
            </m:dPr>
            <m:e>
              <m:m>
                <m:mPr>
                  <m:mcs>
                    <m:mc>
                      <m:mcPr>
                        <m:count m:val="2"/>
                        <m:mcJc m:val="left"/>
                      </m:mcPr>
                    </m:mc>
                  </m:mcs>
                  <m:plcHide m:val="1"/>
                  <m:ctrlPr>
                    <w:rPr>
                      <w:rFonts w:hint="default" w:ascii="Cambria Math" w:hAnsi="Cambria Math" w:cs="Arial"/>
                      <w:sz w:val="20"/>
                      <w:szCs w:val="20"/>
                    </w:rPr>
                  </m:ctrlPr>
                </m:mPr>
                <m:mr>
                  <m:e>
                    <m:r>
                      <m:rPr>
                        <m:nor/>
                        <m:sty m:val="p"/>
                      </m:rPr>
                      <w:rPr>
                        <w:rFonts w:hint="default" w:ascii="Cambria Math" w:hAnsi="Cambria Math" w:cs="Arial"/>
                        <w:b w:val="0"/>
                        <w:i w:val="0"/>
                        <w:sz w:val="20"/>
                        <w:szCs w:val="20"/>
                      </w:rPr>
                      <m:t>fog</m:t>
                    </m:r>
                    <m:r>
                      <m:rPr>
                        <m:nor/>
                        <m:sty m:val="p"/>
                      </m:rPr>
                      <w:rPr>
                        <w:rFonts w:hint="default" w:ascii="Cambria Math" w:hAnsi="Cambria Math" w:cs="Arial"/>
                        <w:b w:val="0"/>
                        <w:i w:val="0"/>
                        <w:sz w:val="20"/>
                        <w:szCs w:val="20"/>
                      </w:rPr>
                      <m:t>,</m:t>
                    </m:r>
                    <m:ctrlPr>
                      <w:rPr>
                        <w:rFonts w:hint="default" w:ascii="Cambria Math" w:hAnsi="Cambria Math" w:cs="Arial"/>
                        <w:sz w:val="20"/>
                        <w:szCs w:val="20"/>
                      </w:rPr>
                    </m:ctrlPr>
                  </m:e>
                  <m:e>
                    <m:r>
                      <m:rPr>
                        <m:nor/>
                        <m:sty m:val="p"/>
                      </m:rPr>
                      <w:rPr>
                        <w:rFonts w:hint="default" w:ascii="Cambria Math" w:hAnsi="Cambria Math" w:cs="Arial"/>
                        <w:b w:val="0"/>
                        <w:i w:val="0"/>
                        <w:sz w:val="20"/>
                        <w:szCs w:val="20"/>
                      </w:rPr>
                      <m:t>if visibility</m:t>
                    </m:r>
                    <m:r>
                      <m:rPr>
                        <m:nor/>
                        <m:sty m:val="p"/>
                      </m:rPr>
                      <w:rPr>
                        <w:rFonts w:hint="default" w:ascii="Cambria Math" w:hAnsi="Cambria Math" w:cs="Arial"/>
                        <w:b w:val="0"/>
                        <w:i w:val="0"/>
                        <w:sz w:val="20"/>
                        <w:szCs w:val="20"/>
                      </w:rPr>
                      <m:t>&lt;</m:t>
                    </m:r>
                    <m:r>
                      <m:rPr/>
                      <w:rPr>
                        <w:rFonts w:hint="default" w:ascii="Cambria Math" w:hAnsi="Cambria Math" w:cs="Arial"/>
                        <w:sz w:val="20"/>
                        <w:szCs w:val="20"/>
                      </w:rPr>
                      <m:t>1000</m:t>
                    </m:r>
                    <m:r>
                      <m:rPr>
                        <m:nor/>
                        <m:sty m:val="p"/>
                      </m:rPr>
                      <w:rPr>
                        <w:rFonts w:hint="default" w:ascii="Cambria Math" w:hAnsi="Cambria Math" w:cs="Arial"/>
                        <w:b w:val="0"/>
                        <w:i w:val="0"/>
                        <w:sz w:val="20"/>
                        <w:szCs w:val="20"/>
                      </w:rPr>
                      <m:t xml:space="preserve"> m, or visibility is unavailable and GOES FLC</m:t>
                    </m:r>
                    <m:r>
                      <m:rPr>
                        <m:nor/>
                        <m:sty m:val="p"/>
                      </m:rPr>
                      <w:rPr>
                        <w:rFonts w:hint="default" w:ascii="Cambria Math" w:hAnsi="Cambria Math" w:cs="Arial"/>
                        <w:b w:val="0"/>
                        <w:i w:val="0"/>
                        <w:sz w:val="20"/>
                        <w:szCs w:val="20"/>
                      </w:rPr>
                      <m:t>=</m:t>
                    </m:r>
                    <m:r>
                      <m:rPr/>
                      <w:rPr>
                        <w:rFonts w:hint="default" w:ascii="Cambria Math" w:hAnsi="Cambria Math" w:cs="Arial"/>
                        <w:sz w:val="20"/>
                        <w:szCs w:val="20"/>
                      </w:rPr>
                      <m:t>1</m:t>
                    </m:r>
                    <m:ctrlPr>
                      <w:rPr>
                        <w:rFonts w:hint="default" w:ascii="Cambria Math" w:hAnsi="Cambria Math" w:cs="Arial"/>
                        <w:sz w:val="20"/>
                        <w:szCs w:val="20"/>
                      </w:rPr>
                    </m:ctrlPr>
                  </m:e>
                </m:mr>
                <m:mr>
                  <m:e>
                    <m:r>
                      <m:rPr>
                        <m:nor/>
                        <m:sty m:val="p"/>
                      </m:rPr>
                      <w:rPr>
                        <w:rFonts w:hint="default" w:ascii="Cambria Math" w:hAnsi="Cambria Math" w:cs="Arial"/>
                        <w:b w:val="0"/>
                        <w:i w:val="0"/>
                        <w:sz w:val="20"/>
                        <w:szCs w:val="20"/>
                      </w:rPr>
                      <m:t>dew</m:t>
                    </m:r>
                    <m:r>
                      <m:rPr>
                        <m:nor/>
                        <m:sty m:val="p"/>
                      </m:rPr>
                      <w:rPr>
                        <w:rFonts w:hint="default" w:ascii="Cambria Math" w:hAnsi="Cambria Math" w:cs="Arial"/>
                        <w:b w:val="0"/>
                        <w:i w:val="0"/>
                        <w:sz w:val="20"/>
                        <w:szCs w:val="20"/>
                      </w:rPr>
                      <m:t>,</m:t>
                    </m:r>
                    <m:ctrlPr>
                      <w:rPr>
                        <w:rFonts w:hint="default" w:ascii="Cambria Math" w:hAnsi="Cambria Math" w:cs="Arial"/>
                        <w:sz w:val="20"/>
                        <w:szCs w:val="20"/>
                      </w:rPr>
                    </m:ctrlPr>
                  </m:e>
                  <m:e>
                    <m:r>
                      <m:rPr>
                        <m:nor/>
                        <m:sty m:val="p"/>
                      </m:rPr>
                      <w:rPr>
                        <w:rFonts w:hint="default" w:ascii="Cambria Math" w:hAnsi="Cambria Math" w:cs="Arial"/>
                        <w:b w:val="0"/>
                        <w:i w:val="0"/>
                        <w:sz w:val="20"/>
                        <w:szCs w:val="20"/>
                      </w:rPr>
                      <m:t>if visibility</m:t>
                    </m:r>
                    <m:r>
                      <m:rPr>
                        <m:nor/>
                        <m:sty m:val="p"/>
                      </m:rPr>
                      <w:rPr>
                        <w:rFonts w:hint="default" w:ascii="Cambria Math" w:hAnsi="Cambria Math" w:cs="Arial"/>
                        <w:b w:val="0"/>
                        <w:i w:val="0"/>
                        <w:sz w:val="20"/>
                        <w:szCs w:val="20"/>
                      </w:rPr>
                      <m:t>≥</m:t>
                    </m:r>
                    <m:r>
                      <m:rPr/>
                      <w:rPr>
                        <w:rFonts w:hint="default" w:ascii="Cambria Math" w:hAnsi="Cambria Math" w:cs="Arial"/>
                        <w:sz w:val="20"/>
                        <w:szCs w:val="20"/>
                      </w:rPr>
                      <m:t>1000</m:t>
                    </m:r>
                    <m:r>
                      <m:rPr>
                        <m:nor/>
                        <m:sty m:val="p"/>
                      </m:rPr>
                      <w:rPr>
                        <w:rFonts w:hint="default" w:ascii="Cambria Math" w:hAnsi="Cambria Math" w:cs="Arial"/>
                        <w:b w:val="0"/>
                        <w:i w:val="0"/>
                        <w:sz w:val="20"/>
                        <w:szCs w:val="20"/>
                      </w:rPr>
                      <m:t xml:space="preserve"> m, or visibility is unavailable and GOES FLC</m:t>
                    </m:r>
                    <m:r>
                      <m:rPr>
                        <m:nor/>
                        <m:sty m:val="p"/>
                      </m:rPr>
                      <w:rPr>
                        <w:rFonts w:hint="default" w:ascii="Cambria Math" w:hAnsi="Cambria Math" w:cs="Arial"/>
                        <w:b w:val="0"/>
                        <w:i w:val="0"/>
                        <w:sz w:val="20"/>
                        <w:szCs w:val="20"/>
                      </w:rPr>
                      <m:t>=</m:t>
                    </m:r>
                    <m:r>
                      <m:rPr/>
                      <w:rPr>
                        <w:rFonts w:hint="default" w:ascii="Cambria Math" w:hAnsi="Cambria Math" w:cs="Arial"/>
                        <w:sz w:val="20"/>
                        <w:szCs w:val="20"/>
                      </w:rPr>
                      <m:t>0</m:t>
                    </m:r>
                    <m:ctrlPr>
                      <w:rPr>
                        <w:rFonts w:hint="default" w:ascii="Cambria Math" w:hAnsi="Cambria Math" w:cs="Arial"/>
                        <w:sz w:val="20"/>
                        <w:szCs w:val="20"/>
                      </w:rPr>
                    </m:ctrlPr>
                  </m:e>
                </m:mr>
              </m:m>
              <m:ctrlPr>
                <w:rPr>
                  <w:rFonts w:hint="default" w:ascii="Cambria Math" w:hAnsi="Cambria Math" w:cs="Arial"/>
                  <w:sz w:val="20"/>
                  <w:szCs w:val="20"/>
                </w:rPr>
              </m:ctrlPr>
            </m:e>
          </m:d>
          <m:r>
            <m:rPr/>
            <w:rPr>
              <w:rFonts w:hint="default" w:ascii="Cambria Math" w:hAnsi="Cambria Math" w:cs="Arial"/>
              <w:sz w:val="20"/>
              <w:szCs w:val="20"/>
            </w:rPr>
            <m:t>  </m:t>
          </m:r>
          <m:r>
            <m:rPr>
              <m:sty m:val="p"/>
            </m:rPr>
            <w:rPr>
              <w:rFonts w:hint="default" w:ascii="Cambria Math" w:hAnsi="Cambria Math" w:cs="Arial"/>
              <w:sz w:val="20"/>
              <w:szCs w:val="20"/>
            </w:rPr>
            <m:t>(</m:t>
          </m:r>
          <m:r>
            <m:rPr/>
            <w:rPr>
              <w:rFonts w:hint="default" w:ascii="Cambria Math" w:hAnsi="Cambria Math" w:cs="Arial"/>
              <w:sz w:val="20"/>
              <w:szCs w:val="20"/>
            </w:rPr>
            <m:t>1</m:t>
          </m:r>
          <m:r>
            <m:rPr>
              <m:sty m:val="p"/>
            </m:rPr>
            <w:rPr>
              <w:rFonts w:hint="default" w:ascii="Cambria Math" w:hAnsi="Cambria Math" w:cs="Arial"/>
              <w:sz w:val="20"/>
              <w:szCs w:val="20"/>
            </w:rPr>
            <m:t>)</m:t>
          </m:r>
        </m:oMath>
      </m:oMathPara>
      <w:bookmarkEnd w:id="7"/>
    </w:p>
    <w:p>
      <w:pPr>
        <w:pStyle w:val="26"/>
        <w:jc w:val="both"/>
        <w:rPr>
          <w:rFonts w:hint="default" w:ascii="Arial" w:hAnsi="Arial" w:cs="Arial"/>
          <w:sz w:val="20"/>
          <w:szCs w:val="20"/>
        </w:rPr>
      </w:pPr>
      <w:r>
        <w:rPr>
          <w:rFonts w:hint="default" w:ascii="Arial" w:hAnsi="Arial" w:cs="Arial"/>
          <w:sz w:val="20"/>
          <w:szCs w:val="20"/>
        </w:rPr>
        <w:t>In addition to the classification algorithm, a manual review is performed. The automatic classification is compared against the visibility curve and the GOES signal. Isolated errors are corrected, and days of atypical behavior are documented. For example, an abrupt drop and recovery of visibility within a short period is likely caused by sensor lens dew condensation, or debris such as dust particles or insects obstructing the sensor rather than an actual fog occurrence, and is reclassified as dew. Likewise, when a continuous occurrence is interrupted by an isolated 10-minute segment classified differently, this segment is corrected to match the surrounding occurrence.</w:t>
      </w:r>
    </w:p>
    <w:bookmarkEnd w:id="6"/>
    <w:p>
      <w:pPr>
        <w:pStyle w:val="5"/>
        <w:jc w:val="both"/>
        <w:rPr>
          <w:rFonts w:hint="default" w:ascii="Arial" w:hAnsi="Arial" w:cs="Arial"/>
          <w:sz w:val="20"/>
          <w:szCs w:val="20"/>
        </w:rPr>
      </w:pPr>
      <w:bookmarkStart w:id="8" w:name="X823855b1804e3d0f8f8a34492e6507eb6363329"/>
      <w:r>
        <w:rPr>
          <w:rFonts w:hint="default" w:ascii="Arial" w:hAnsi="Arial" w:cs="Arial"/>
          <w:sz w:val="20"/>
          <w:szCs w:val="20"/>
        </w:rPr>
        <w:t>2.3.2 SO2: Analyse the atmospheric stability through the thermodynamic vertical gradients</w:t>
      </w:r>
    </w:p>
    <w:p>
      <w:pPr>
        <w:pStyle w:val="26"/>
        <w:jc w:val="both"/>
        <w:rPr>
          <w:rFonts w:hint="default" w:ascii="Arial" w:hAnsi="Arial" w:cs="Arial"/>
          <w:sz w:val="20"/>
          <w:szCs w:val="20"/>
        </w:rPr>
      </w:pPr>
      <w:r>
        <w:rPr>
          <w:rFonts w:hint="default" w:ascii="Arial" w:hAnsi="Arial" w:cs="Arial"/>
          <w:sz w:val="20"/>
          <w:szCs w:val="20"/>
        </w:rPr>
        <w:t>After reclassified fog and dew occurrences using the satellite and visibility criteria, we analyse the atmospheric stability of fog and dew reclassified occurrences. For analyzing the atmospheric stability we use two thermodynamic conserved variables of potential temperature (θ), specific humidity (q) and wind speed (U). Potential temperature is calculated as follows:</w:t>
      </w:r>
    </w:p>
    <w:p>
      <w:pPr>
        <w:pStyle w:val="3"/>
        <w:jc w:val="both"/>
        <w:rPr>
          <w:rFonts w:hint="default" w:ascii="Arial" w:hAnsi="Arial" w:cs="Arial"/>
          <w:sz w:val="20"/>
          <w:szCs w:val="20"/>
        </w:rPr>
      </w:pPr>
      <w:bookmarkStart w:id="9" w:name="eq-theta"/>
      <m:oMathPara>
        <m:oMathParaPr>
          <m:jc m:val="center"/>
        </m:oMathParaPr>
        <m:oMath>
          <m:r>
            <m:rPr/>
            <w:rPr>
              <w:rFonts w:hint="default" w:ascii="Cambria Math" w:hAnsi="Cambria Math" w:cs="Arial"/>
              <w:sz w:val="20"/>
              <w:szCs w:val="20"/>
            </w:rPr>
            <m:t>θ</m:t>
          </m:r>
          <m:r>
            <m:rPr>
              <m:sty m:val="p"/>
            </m:rPr>
            <w:rPr>
              <w:rFonts w:hint="default" w:ascii="Cambria Math" w:hAnsi="Cambria Math" w:cs="Arial"/>
              <w:sz w:val="20"/>
              <w:szCs w:val="20"/>
            </w:rPr>
            <m:t>=</m:t>
          </m:r>
          <m:r>
            <m:rPr/>
            <w:rPr>
              <w:rFonts w:hint="default" w:ascii="Cambria Math" w:hAnsi="Cambria Math" w:cs="Arial"/>
              <w:sz w:val="20"/>
              <w:szCs w:val="20"/>
            </w:rPr>
            <m:t>T</m:t>
          </m:r>
          <m:r>
            <m:rPr>
              <m:sty m:val="p"/>
            </m:rPr>
            <w:rPr>
              <w:rFonts w:hint="default" w:ascii="Cambria Math" w:hAnsi="Cambria Math" w:cs="Arial"/>
              <w:sz w:val="20"/>
              <w:szCs w:val="20"/>
            </w:rPr>
            <m:t>⋅</m:t>
          </m:r>
          <m:sSup>
            <m:sSupPr>
              <m:ctrlPr>
                <w:rPr>
                  <w:rFonts w:hint="default" w:ascii="Cambria Math" w:hAnsi="Cambria Math" w:cs="Arial"/>
                  <w:sz w:val="20"/>
                  <w:szCs w:val="20"/>
                </w:rPr>
              </m:ctrlPr>
            </m:sSupPr>
            <m:e>
              <m:d>
                <m:dPr>
                  <m:ctrlPr>
                    <w:rPr>
                      <w:rFonts w:hint="default" w:ascii="Cambria Math" w:hAnsi="Cambria Math" w:cs="Arial"/>
                      <w:sz w:val="20"/>
                      <w:szCs w:val="20"/>
                    </w:rPr>
                  </m:ctrlPr>
                </m:dPr>
                <m:e>
                  <m:f>
                    <m:fPr>
                      <m:ctrlPr>
                        <w:rPr>
                          <w:rFonts w:hint="default" w:ascii="Cambria Math" w:hAnsi="Cambria Math" w:cs="Arial"/>
                          <w:sz w:val="20"/>
                          <w:szCs w:val="20"/>
                        </w:rPr>
                      </m:ctrlPr>
                    </m:fPr>
                    <m:num>
                      <m:sSub>
                        <m:sSubPr>
                          <m:ctrlPr>
                            <w:rPr>
                              <w:rFonts w:hint="default" w:ascii="Cambria Math" w:hAnsi="Cambria Math" w:cs="Arial"/>
                              <w:sz w:val="20"/>
                              <w:szCs w:val="20"/>
                            </w:rPr>
                          </m:ctrlPr>
                        </m:sSubPr>
                        <m:e>
                          <m:r>
                            <m:rPr/>
                            <w:rPr>
                              <w:rFonts w:hint="default" w:ascii="Cambria Math" w:hAnsi="Cambria Math" w:cs="Arial"/>
                              <w:sz w:val="20"/>
                              <w:szCs w:val="20"/>
                            </w:rPr>
                            <m:t>P</m:t>
                          </m:r>
                          <m:ctrlPr>
                            <w:rPr>
                              <w:rFonts w:hint="default" w:ascii="Cambria Math" w:hAnsi="Cambria Math" w:cs="Arial"/>
                              <w:sz w:val="20"/>
                              <w:szCs w:val="20"/>
                            </w:rPr>
                          </m:ctrlPr>
                        </m:e>
                        <m:sub>
                          <m:r>
                            <m:rPr/>
                            <w:rPr>
                              <w:rFonts w:hint="default" w:ascii="Cambria Math" w:hAnsi="Cambria Math" w:cs="Arial"/>
                              <w:sz w:val="20"/>
                              <w:szCs w:val="20"/>
                            </w:rPr>
                            <m:t>0</m:t>
                          </m:r>
                          <m:ctrlPr>
                            <w:rPr>
                              <w:rFonts w:hint="default" w:ascii="Cambria Math" w:hAnsi="Cambria Math" w:cs="Arial"/>
                              <w:sz w:val="20"/>
                              <w:szCs w:val="20"/>
                            </w:rPr>
                          </m:ctrlPr>
                        </m:sub>
                      </m:sSub>
                      <m:ctrlPr>
                        <w:rPr>
                          <w:rFonts w:hint="default" w:ascii="Cambria Math" w:hAnsi="Cambria Math" w:cs="Arial"/>
                          <w:sz w:val="20"/>
                          <w:szCs w:val="20"/>
                        </w:rPr>
                      </m:ctrlPr>
                    </m:num>
                    <m:den>
                      <m:r>
                        <m:rPr/>
                        <w:rPr>
                          <w:rFonts w:hint="default" w:ascii="Cambria Math" w:hAnsi="Cambria Math" w:cs="Arial"/>
                          <w:sz w:val="20"/>
                          <w:szCs w:val="20"/>
                        </w:rPr>
                        <m:t>P</m:t>
                      </m:r>
                      <m:ctrlPr>
                        <w:rPr>
                          <w:rFonts w:hint="default" w:ascii="Cambria Math" w:hAnsi="Cambria Math" w:cs="Arial"/>
                          <w:sz w:val="20"/>
                          <w:szCs w:val="20"/>
                        </w:rPr>
                      </m:ctrlPr>
                    </m:den>
                  </m:f>
                  <m:ctrlPr>
                    <w:rPr>
                      <w:rFonts w:hint="default" w:ascii="Cambria Math" w:hAnsi="Cambria Math" w:cs="Arial"/>
                      <w:sz w:val="20"/>
                      <w:szCs w:val="20"/>
                    </w:rPr>
                  </m:ctrlPr>
                </m:e>
              </m:d>
              <m:ctrlPr>
                <w:rPr>
                  <w:rFonts w:hint="default" w:ascii="Cambria Math" w:hAnsi="Cambria Math" w:cs="Arial"/>
                  <w:sz w:val="20"/>
                  <w:szCs w:val="20"/>
                </w:rPr>
              </m:ctrlPr>
            </m:e>
            <m:sup>
              <m:r>
                <m:rPr/>
                <w:rPr>
                  <w:rFonts w:hint="default" w:ascii="Cambria Math" w:hAnsi="Cambria Math" w:cs="Arial"/>
                  <w:sz w:val="20"/>
                  <w:szCs w:val="20"/>
                </w:rPr>
                <m:t>R</m:t>
              </m:r>
              <m:r>
                <m:rPr>
                  <m:sty m:val="p"/>
                </m:rPr>
                <w:rPr>
                  <w:rFonts w:hint="default" w:ascii="Cambria Math" w:hAnsi="Cambria Math" w:cs="Arial"/>
                  <w:sz w:val="20"/>
                  <w:szCs w:val="20"/>
                </w:rPr>
                <m:t>/</m:t>
              </m:r>
              <m:sSub>
                <m:sSubPr>
                  <m:ctrlPr>
                    <w:rPr>
                      <w:rFonts w:hint="default" w:ascii="Cambria Math" w:hAnsi="Cambria Math" w:cs="Arial"/>
                      <w:sz w:val="20"/>
                      <w:szCs w:val="20"/>
                    </w:rPr>
                  </m:ctrlPr>
                </m:sSubPr>
                <m:e>
                  <m:r>
                    <m:rPr/>
                    <w:rPr>
                      <w:rFonts w:hint="default" w:ascii="Cambria Math" w:hAnsi="Cambria Math" w:cs="Arial"/>
                      <w:sz w:val="20"/>
                      <w:szCs w:val="20"/>
                    </w:rPr>
                    <m:t>C</m:t>
                  </m:r>
                  <m:ctrlPr>
                    <w:rPr>
                      <w:rFonts w:hint="default" w:ascii="Cambria Math" w:hAnsi="Cambria Math" w:cs="Arial"/>
                      <w:sz w:val="20"/>
                      <w:szCs w:val="20"/>
                    </w:rPr>
                  </m:ctrlPr>
                </m:e>
                <m:sub>
                  <m:r>
                    <m:rPr/>
                    <w:rPr>
                      <w:rFonts w:hint="default" w:ascii="Cambria Math" w:hAnsi="Cambria Math" w:cs="Arial"/>
                      <w:sz w:val="20"/>
                      <w:szCs w:val="20"/>
                    </w:rPr>
                    <m:t>p</m:t>
                  </m:r>
                  <m:ctrlPr>
                    <w:rPr>
                      <w:rFonts w:hint="default" w:ascii="Cambria Math" w:hAnsi="Cambria Math" w:cs="Arial"/>
                      <w:sz w:val="20"/>
                      <w:szCs w:val="20"/>
                    </w:rPr>
                  </m:ctrlPr>
                </m:sub>
              </m:sSub>
              <m:ctrlPr>
                <w:rPr>
                  <w:rFonts w:hint="default" w:ascii="Cambria Math" w:hAnsi="Cambria Math" w:cs="Arial"/>
                  <w:sz w:val="20"/>
                  <w:szCs w:val="20"/>
                </w:rPr>
              </m:ctrlPr>
            </m:sup>
          </m:sSup>
          <m:r>
            <m:rPr/>
            <w:rPr>
              <w:rFonts w:hint="default" w:ascii="Cambria Math" w:hAnsi="Cambria Math" w:cs="Arial"/>
              <w:sz w:val="20"/>
              <w:szCs w:val="20"/>
            </w:rPr>
            <m:t>  </m:t>
          </m:r>
          <m:r>
            <m:rPr>
              <m:sty m:val="p"/>
            </m:rPr>
            <w:rPr>
              <w:rFonts w:hint="default" w:ascii="Cambria Math" w:hAnsi="Cambria Math" w:cs="Arial"/>
              <w:sz w:val="20"/>
              <w:szCs w:val="20"/>
            </w:rPr>
            <m:t>(</m:t>
          </m:r>
          <m:r>
            <m:rPr/>
            <w:rPr>
              <w:rFonts w:hint="default" w:ascii="Cambria Math" w:hAnsi="Cambria Math" w:cs="Arial"/>
              <w:sz w:val="20"/>
              <w:szCs w:val="20"/>
            </w:rPr>
            <m:t>2</m:t>
          </m:r>
          <m:r>
            <m:rPr>
              <m:sty m:val="p"/>
            </m:rPr>
            <w:rPr>
              <w:rFonts w:hint="default" w:ascii="Cambria Math" w:hAnsi="Cambria Math" w:cs="Arial"/>
              <w:sz w:val="20"/>
              <w:szCs w:val="20"/>
            </w:rPr>
            <m:t>)</m:t>
          </m:r>
          <w:bookmarkEnd w:id="9"/>
        </m:oMath>
      </m:oMathPara>
    </w:p>
    <w:p>
      <w:pPr>
        <w:pStyle w:val="26"/>
        <w:jc w:val="both"/>
        <w:rPr>
          <w:rFonts w:hint="default" w:ascii="Arial" w:hAnsi="Arial" w:cs="Arial"/>
          <w:sz w:val="20"/>
          <w:szCs w:val="20"/>
        </w:rPr>
      </w:pPr>
      <w:r>
        <w:rPr>
          <w:rFonts w:hint="default" w:ascii="Arial" w:hAnsi="Arial" w:cs="Arial"/>
          <w:sz w:val="20"/>
          <w:szCs w:val="20"/>
        </w:rPr>
        <w:t>where T is the absolute air temperature (K), P0 is the pressure (hPa) measured at the lowest station, P is the atmospheric pressure level at every station (hPa), R is the constant gas of dry air (287.08 J kg⁻¹ K⁻¹) and cp is the specific heat of dry air (1004.67 J kg⁻¹ K⁻¹). Specific humidity (q) is approximated using the mixing ratio (r), since in the lower troposphere the water vapor mass is much smaller than the dry air mass and the total pressure greatly exceeds the vapor pressure, so that q ≈ r. ‘q’ is estimated using the following expression:</w:t>
      </w:r>
    </w:p>
    <w:p>
      <w:pPr>
        <w:pStyle w:val="3"/>
        <w:jc w:val="both"/>
        <w:rPr>
          <w:rFonts w:hint="default" w:ascii="Arial" w:hAnsi="Arial" w:cs="Arial"/>
          <w:sz w:val="20"/>
          <w:szCs w:val="20"/>
        </w:rPr>
      </w:pPr>
      <m:oMathPara>
        <m:oMathParaPr>
          <m:jc m:val="center"/>
        </m:oMathParaPr>
        <m:oMath>
          <w:bookmarkStart w:id="10" w:name="eq-q"/>
          <m:r>
            <m:rPr/>
            <w:rPr>
              <w:rFonts w:hint="default" w:ascii="Cambria Math" w:hAnsi="Cambria Math" w:cs="Arial"/>
              <w:sz w:val="20"/>
              <w:szCs w:val="20"/>
            </w:rPr>
            <m:t>q</m:t>
          </m:r>
          <m:r>
            <m:rPr>
              <m:sty m:val="p"/>
            </m:rPr>
            <w:rPr>
              <w:rFonts w:hint="default" w:ascii="Cambria Math" w:hAnsi="Cambria Math" w:cs="Arial"/>
              <w:sz w:val="20"/>
              <w:szCs w:val="20"/>
            </w:rPr>
            <m:t>≈</m:t>
          </m:r>
          <m:r>
            <m:rPr/>
            <w:rPr>
              <w:rFonts w:hint="default" w:ascii="Cambria Math" w:hAnsi="Cambria Math" w:cs="Arial"/>
              <w:sz w:val="20"/>
              <w:szCs w:val="20"/>
            </w:rPr>
            <m:t>r</m:t>
          </m:r>
          <m:r>
            <m:rPr>
              <m:sty m:val="p"/>
            </m:rPr>
            <w:rPr>
              <w:rFonts w:hint="default" w:ascii="Cambria Math" w:hAnsi="Cambria Math" w:cs="Arial"/>
              <w:sz w:val="20"/>
              <w:szCs w:val="20"/>
            </w:rPr>
            <m:t>=</m:t>
          </m:r>
          <m:r>
            <m:rPr/>
            <w:rPr>
              <w:rFonts w:hint="default" w:ascii="Cambria Math" w:hAnsi="Cambria Math" w:cs="Arial"/>
              <w:sz w:val="20"/>
              <w:szCs w:val="20"/>
            </w:rPr>
            <m:t>ϵ</m:t>
          </m:r>
          <m:f>
            <m:fPr>
              <m:ctrlPr>
                <w:rPr>
                  <w:rFonts w:hint="default" w:ascii="Cambria Math" w:hAnsi="Cambria Math" w:cs="Arial"/>
                  <w:sz w:val="20"/>
                  <w:szCs w:val="20"/>
                </w:rPr>
              </m:ctrlPr>
            </m:fPr>
            <m:num>
              <m:r>
                <m:rPr/>
                <w:rPr>
                  <w:rFonts w:hint="default" w:ascii="Cambria Math" w:hAnsi="Cambria Math" w:cs="Arial"/>
                  <w:sz w:val="20"/>
                  <w:szCs w:val="20"/>
                </w:rPr>
                <m:t>e</m:t>
              </m:r>
              <m:ctrlPr>
                <w:rPr>
                  <w:rFonts w:hint="default" w:ascii="Cambria Math" w:hAnsi="Cambria Math" w:cs="Arial"/>
                  <w:sz w:val="20"/>
                  <w:szCs w:val="20"/>
                </w:rPr>
              </m:ctrlPr>
            </m:num>
            <m:den>
              <m:r>
                <m:rPr/>
                <w:rPr>
                  <w:rFonts w:hint="default" w:ascii="Cambria Math" w:hAnsi="Cambria Math" w:cs="Arial"/>
                  <w:sz w:val="20"/>
                  <w:szCs w:val="20"/>
                </w:rPr>
                <m:t>P</m:t>
              </m:r>
              <m:r>
                <m:rPr>
                  <m:sty m:val="p"/>
                </m:rPr>
                <w:rPr>
                  <w:rFonts w:hint="default" w:ascii="Cambria Math" w:hAnsi="Cambria Math" w:cs="Arial"/>
                  <w:sz w:val="20"/>
                  <w:szCs w:val="20"/>
                </w:rPr>
                <m:t>−</m:t>
              </m:r>
              <m:r>
                <m:rPr/>
                <w:rPr>
                  <w:rFonts w:hint="default" w:ascii="Cambria Math" w:hAnsi="Cambria Math" w:cs="Arial"/>
                  <w:sz w:val="20"/>
                  <w:szCs w:val="20"/>
                </w:rPr>
                <m:t>e</m:t>
              </m:r>
              <m:ctrlPr>
                <w:rPr>
                  <w:rFonts w:hint="default" w:ascii="Cambria Math" w:hAnsi="Cambria Math" w:cs="Arial"/>
                  <w:sz w:val="20"/>
                  <w:szCs w:val="20"/>
                </w:rPr>
              </m:ctrlPr>
            </m:den>
          </m:f>
          <m:r>
            <m:rPr/>
            <w:rPr>
              <w:rFonts w:hint="default" w:ascii="Cambria Math" w:hAnsi="Cambria Math" w:cs="Arial"/>
              <w:sz w:val="20"/>
              <w:szCs w:val="20"/>
            </w:rPr>
            <m:t>  </m:t>
          </m:r>
          <m:r>
            <m:rPr>
              <m:sty m:val="p"/>
            </m:rPr>
            <w:rPr>
              <w:rFonts w:hint="default" w:ascii="Cambria Math" w:hAnsi="Cambria Math" w:cs="Arial"/>
              <w:sz w:val="20"/>
              <w:szCs w:val="20"/>
            </w:rPr>
            <m:t>(</m:t>
          </m:r>
          <m:r>
            <m:rPr/>
            <w:rPr>
              <w:rFonts w:hint="default" w:ascii="Cambria Math" w:hAnsi="Cambria Math" w:cs="Arial"/>
              <w:sz w:val="20"/>
              <w:szCs w:val="20"/>
            </w:rPr>
            <m:t>3</m:t>
          </m:r>
          <m:r>
            <m:rPr>
              <m:sty m:val="p"/>
            </m:rPr>
            <w:rPr>
              <w:rFonts w:hint="default" w:ascii="Cambria Math" w:hAnsi="Cambria Math" w:cs="Arial"/>
              <w:sz w:val="20"/>
              <w:szCs w:val="20"/>
            </w:rPr>
            <m:t>)</m:t>
          </m:r>
        </m:oMath>
      </m:oMathPara>
      <w:bookmarkEnd w:id="10"/>
    </w:p>
    <w:p>
      <w:pPr>
        <w:pStyle w:val="26"/>
        <w:jc w:val="both"/>
        <w:rPr>
          <w:rFonts w:hint="default" w:ascii="Arial" w:hAnsi="Arial" w:cs="Arial"/>
          <w:sz w:val="20"/>
          <w:szCs w:val="20"/>
        </w:rPr>
      </w:pPr>
      <w:r>
        <w:rPr>
          <w:rFonts w:hint="default" w:ascii="Arial" w:hAnsi="Arial" w:cs="Arial"/>
          <w:sz w:val="20"/>
          <w:szCs w:val="20"/>
        </w:rPr>
        <w:t>where ϵ is he ratio of the molecular weight of water vapor to that of dry air (ϵ=0.622 kg kg-1), e is the water vapor pressure (hPa), obtained from relative humidity and saturated vapor pressure.</w:t>
      </w:r>
    </w:p>
    <w:p>
      <w:pPr>
        <w:pStyle w:val="3"/>
        <w:jc w:val="both"/>
        <w:rPr>
          <w:rFonts w:hint="default" w:ascii="Arial" w:hAnsi="Arial" w:cs="Arial"/>
          <w:sz w:val="20"/>
          <w:szCs w:val="20"/>
        </w:rPr>
      </w:pPr>
      <w:r>
        <w:rPr>
          <w:rFonts w:hint="default" w:ascii="Arial" w:hAnsi="Arial" w:cs="Arial"/>
          <w:sz w:val="20"/>
          <w:szCs w:val="20"/>
        </w:rPr>
        <w:t>To calculate the vertical gradients that are used as a proxy of atmospheric stability we used:</w:t>
      </w:r>
    </w:p>
    <w:p>
      <w:pPr>
        <w:pStyle w:val="3"/>
        <w:jc w:val="both"/>
        <w:rPr>
          <w:rFonts w:hint="default" w:ascii="Arial" w:hAnsi="Arial" w:cs="Arial"/>
          <w:sz w:val="20"/>
          <w:szCs w:val="20"/>
        </w:rPr>
      </w:pPr>
      <w:bookmarkStart w:id="11" w:name="eq-dphi-dz"/>
      <m:oMathPara>
        <m:oMathParaPr>
          <m:jc m:val="center"/>
        </m:oMathParaPr>
        <m:oMath>
          <m:f>
            <m:fPr>
              <m:ctrlPr>
                <w:rPr>
                  <w:rFonts w:hint="default" w:ascii="Cambria Math" w:hAnsi="Cambria Math" w:cs="Arial"/>
                  <w:sz w:val="20"/>
                  <w:szCs w:val="20"/>
                </w:rPr>
              </m:ctrlPr>
            </m:fPr>
            <m:num>
              <m:r>
                <m:rPr>
                  <m:sty m:val="p"/>
                </m:rPr>
                <w:rPr>
                  <w:rFonts w:hint="default" w:ascii="Cambria Math" w:hAnsi="Cambria Math" w:cs="Arial"/>
                  <w:sz w:val="20"/>
                  <w:szCs w:val="20"/>
                </w:rPr>
                <m:t>∂</m:t>
              </m:r>
              <m:r>
                <m:rPr/>
                <w:rPr>
                  <w:rFonts w:hint="default" w:ascii="Cambria Math" w:hAnsi="Cambria Math" w:cs="Arial"/>
                  <w:sz w:val="20"/>
                  <w:szCs w:val="20"/>
                </w:rPr>
                <m:t>ϕ</m:t>
              </m:r>
              <m:ctrlPr>
                <w:rPr>
                  <w:rFonts w:hint="default" w:ascii="Cambria Math" w:hAnsi="Cambria Math" w:cs="Arial"/>
                  <w:sz w:val="20"/>
                  <w:szCs w:val="20"/>
                </w:rPr>
              </m:ctrlPr>
            </m:num>
            <m:den>
              <m:r>
                <m:rPr>
                  <m:sty m:val="p"/>
                </m:rPr>
                <w:rPr>
                  <w:rFonts w:hint="default" w:ascii="Cambria Math" w:hAnsi="Cambria Math" w:cs="Arial"/>
                  <w:sz w:val="20"/>
                  <w:szCs w:val="20"/>
                </w:rPr>
                <m:t>∂</m:t>
              </m:r>
              <m:r>
                <m:rPr/>
                <w:rPr>
                  <w:rFonts w:hint="default" w:ascii="Cambria Math" w:hAnsi="Cambria Math" w:cs="Arial"/>
                  <w:sz w:val="20"/>
                  <w:szCs w:val="20"/>
                </w:rPr>
                <m:t>z</m:t>
              </m:r>
              <m:ctrlPr>
                <w:rPr>
                  <w:rFonts w:hint="default" w:ascii="Cambria Math" w:hAnsi="Cambria Math" w:cs="Arial"/>
                  <w:sz w:val="20"/>
                  <w:szCs w:val="20"/>
                </w:rPr>
              </m:ctrlPr>
            </m:den>
          </m:f>
          <m:r>
            <m:rPr>
              <m:sty m:val="p"/>
            </m:rPr>
            <w:rPr>
              <w:rFonts w:hint="default" w:ascii="Cambria Math" w:hAnsi="Cambria Math" w:cs="Arial"/>
              <w:sz w:val="20"/>
              <w:szCs w:val="20"/>
            </w:rPr>
            <m:t>∼</m:t>
          </m:r>
          <m:f>
            <m:fPr>
              <m:ctrlPr>
                <w:rPr>
                  <w:rFonts w:hint="default" w:ascii="Cambria Math" w:hAnsi="Cambria Math" w:cs="Arial"/>
                  <w:sz w:val="20"/>
                  <w:szCs w:val="20"/>
                </w:rPr>
              </m:ctrlPr>
            </m:fPr>
            <m:num>
              <m:r>
                <m:rPr>
                  <m:sty m:val="p"/>
                </m:rPr>
                <w:rPr>
                  <w:rFonts w:hint="default" w:ascii="Cambria Math" w:hAnsi="Cambria Math" w:cs="Arial"/>
                  <w:sz w:val="20"/>
                  <w:szCs w:val="20"/>
                </w:rPr>
                <m:t>Δ</m:t>
              </m:r>
              <m:r>
                <m:rPr/>
                <w:rPr>
                  <w:rFonts w:hint="default" w:ascii="Cambria Math" w:hAnsi="Cambria Math" w:cs="Arial"/>
                  <w:sz w:val="20"/>
                  <w:szCs w:val="20"/>
                </w:rPr>
                <m:t>ϕ</m:t>
              </m:r>
              <m:ctrlPr>
                <w:rPr>
                  <w:rFonts w:hint="default" w:ascii="Cambria Math" w:hAnsi="Cambria Math" w:cs="Arial"/>
                  <w:sz w:val="20"/>
                  <w:szCs w:val="20"/>
                </w:rPr>
              </m:ctrlPr>
            </m:num>
            <m:den>
              <m:r>
                <m:rPr>
                  <m:sty m:val="p"/>
                </m:rPr>
                <w:rPr>
                  <w:rFonts w:hint="default" w:ascii="Cambria Math" w:hAnsi="Cambria Math" w:cs="Arial"/>
                  <w:sz w:val="20"/>
                  <w:szCs w:val="20"/>
                </w:rPr>
                <m:t>Δ</m:t>
              </m:r>
              <m:r>
                <m:rPr/>
                <w:rPr>
                  <w:rFonts w:hint="default" w:ascii="Cambria Math" w:hAnsi="Cambria Math" w:cs="Arial"/>
                  <w:sz w:val="20"/>
                  <w:szCs w:val="20"/>
                </w:rPr>
                <m:t>z</m:t>
              </m:r>
              <m:ctrlPr>
                <w:rPr>
                  <w:rFonts w:hint="default" w:ascii="Cambria Math" w:hAnsi="Cambria Math" w:cs="Arial"/>
                  <w:sz w:val="20"/>
                  <w:szCs w:val="20"/>
                </w:rPr>
              </m:ctrlPr>
            </m:den>
          </m:f>
          <m:r>
            <m:rPr>
              <m:sty m:val="p"/>
            </m:rPr>
            <w:rPr>
              <w:rFonts w:hint="default" w:ascii="Cambria Math" w:hAnsi="Cambria Math" w:cs="Arial"/>
              <w:sz w:val="20"/>
              <w:szCs w:val="20"/>
            </w:rPr>
            <m:t>=</m:t>
          </m:r>
          <m:f>
            <m:fPr>
              <m:ctrlPr>
                <w:rPr>
                  <w:rFonts w:hint="default" w:ascii="Cambria Math" w:hAnsi="Cambria Math" w:cs="Arial"/>
                  <w:sz w:val="20"/>
                  <w:szCs w:val="20"/>
                </w:rPr>
              </m:ctrlPr>
            </m:fPr>
            <m:num>
              <m:sSub>
                <m:sSubPr>
                  <m:ctrlPr>
                    <w:rPr>
                      <w:rFonts w:hint="default" w:ascii="Cambria Math" w:hAnsi="Cambria Math" w:cs="Arial"/>
                      <w:sz w:val="20"/>
                      <w:szCs w:val="20"/>
                    </w:rPr>
                  </m:ctrlPr>
                </m:sSubPr>
                <m:e>
                  <m:r>
                    <m:rPr/>
                    <w:rPr>
                      <w:rFonts w:hint="default" w:ascii="Cambria Math" w:hAnsi="Cambria Math" w:cs="Arial"/>
                      <w:sz w:val="20"/>
                      <w:szCs w:val="20"/>
                    </w:rPr>
                    <m:t>ϕ</m:t>
                  </m:r>
                  <m:ctrlPr>
                    <w:rPr>
                      <w:rFonts w:hint="default" w:ascii="Cambria Math" w:hAnsi="Cambria Math" w:cs="Arial"/>
                      <w:sz w:val="20"/>
                      <w:szCs w:val="20"/>
                    </w:rPr>
                  </m:ctrlPr>
                </m:e>
                <m:sub>
                  <m:r>
                    <m:rPr/>
                    <w:rPr>
                      <w:rFonts w:hint="default" w:ascii="Cambria Math" w:hAnsi="Cambria Math" w:cs="Arial"/>
                      <w:sz w:val="20"/>
                      <w:szCs w:val="20"/>
                    </w:rPr>
                    <m:t>2</m:t>
                  </m:r>
                  <m:ctrlPr>
                    <w:rPr>
                      <w:rFonts w:hint="default" w:ascii="Cambria Math" w:hAnsi="Cambria Math" w:cs="Arial"/>
                      <w:sz w:val="20"/>
                      <w:szCs w:val="20"/>
                    </w:rPr>
                  </m:ctrlPr>
                </m:sub>
              </m:sSub>
              <m:r>
                <m:rPr>
                  <m:sty m:val="p"/>
                </m:rPr>
                <w:rPr>
                  <w:rFonts w:hint="default" w:ascii="Cambria Math" w:hAnsi="Cambria Math" w:cs="Arial"/>
                  <w:sz w:val="20"/>
                  <w:szCs w:val="20"/>
                </w:rPr>
                <m:t>−</m:t>
              </m:r>
              <m:sSub>
                <m:sSubPr>
                  <m:ctrlPr>
                    <w:rPr>
                      <w:rFonts w:hint="default" w:ascii="Cambria Math" w:hAnsi="Cambria Math" w:cs="Arial"/>
                      <w:sz w:val="20"/>
                      <w:szCs w:val="20"/>
                    </w:rPr>
                  </m:ctrlPr>
                </m:sSubPr>
                <m:e>
                  <m:r>
                    <m:rPr/>
                    <w:rPr>
                      <w:rFonts w:hint="default" w:ascii="Cambria Math" w:hAnsi="Cambria Math" w:cs="Arial"/>
                      <w:sz w:val="20"/>
                      <w:szCs w:val="20"/>
                    </w:rPr>
                    <m:t>ϕ</m:t>
                  </m:r>
                  <m:ctrlPr>
                    <w:rPr>
                      <w:rFonts w:hint="default" w:ascii="Cambria Math" w:hAnsi="Cambria Math" w:cs="Arial"/>
                      <w:sz w:val="20"/>
                      <w:szCs w:val="20"/>
                    </w:rPr>
                  </m:ctrlPr>
                </m:e>
                <m:sub>
                  <m:r>
                    <m:rPr/>
                    <w:rPr>
                      <w:rFonts w:hint="default" w:ascii="Cambria Math" w:hAnsi="Cambria Math" w:cs="Arial"/>
                      <w:sz w:val="20"/>
                      <w:szCs w:val="20"/>
                    </w:rPr>
                    <m:t>1</m:t>
                  </m:r>
                  <m:ctrlPr>
                    <w:rPr>
                      <w:rFonts w:hint="default" w:ascii="Cambria Math" w:hAnsi="Cambria Math" w:cs="Arial"/>
                      <w:sz w:val="20"/>
                      <w:szCs w:val="20"/>
                    </w:rPr>
                  </m:ctrlPr>
                </m:sub>
              </m:sSub>
              <m:ctrlPr>
                <w:rPr>
                  <w:rFonts w:hint="default" w:ascii="Cambria Math" w:hAnsi="Cambria Math" w:cs="Arial"/>
                  <w:sz w:val="20"/>
                  <w:szCs w:val="20"/>
                </w:rPr>
              </m:ctrlPr>
            </m:num>
            <m:den>
              <m:sSub>
                <m:sSubPr>
                  <m:ctrlPr>
                    <w:rPr>
                      <w:rFonts w:hint="default" w:ascii="Cambria Math" w:hAnsi="Cambria Math" w:cs="Arial"/>
                      <w:sz w:val="20"/>
                      <w:szCs w:val="20"/>
                    </w:rPr>
                  </m:ctrlPr>
                </m:sSubPr>
                <m:e>
                  <m:r>
                    <m:rPr/>
                    <w:rPr>
                      <w:rFonts w:hint="default" w:ascii="Cambria Math" w:hAnsi="Cambria Math" w:cs="Arial"/>
                      <w:sz w:val="20"/>
                      <w:szCs w:val="20"/>
                    </w:rPr>
                    <m:t>z</m:t>
                  </m:r>
                  <m:ctrlPr>
                    <w:rPr>
                      <w:rFonts w:hint="default" w:ascii="Cambria Math" w:hAnsi="Cambria Math" w:cs="Arial"/>
                      <w:sz w:val="20"/>
                      <w:szCs w:val="20"/>
                    </w:rPr>
                  </m:ctrlPr>
                </m:e>
                <m:sub>
                  <m:r>
                    <m:rPr/>
                    <w:rPr>
                      <w:rFonts w:hint="default" w:ascii="Cambria Math" w:hAnsi="Cambria Math" w:cs="Arial"/>
                      <w:sz w:val="20"/>
                      <w:szCs w:val="20"/>
                    </w:rPr>
                    <m:t>2</m:t>
                  </m:r>
                  <m:ctrlPr>
                    <w:rPr>
                      <w:rFonts w:hint="default" w:ascii="Cambria Math" w:hAnsi="Cambria Math" w:cs="Arial"/>
                      <w:sz w:val="20"/>
                      <w:szCs w:val="20"/>
                    </w:rPr>
                  </m:ctrlPr>
                </m:sub>
              </m:sSub>
              <m:r>
                <m:rPr>
                  <m:sty m:val="p"/>
                </m:rPr>
                <w:rPr>
                  <w:rFonts w:hint="default" w:ascii="Cambria Math" w:hAnsi="Cambria Math" w:cs="Arial"/>
                  <w:sz w:val="20"/>
                  <w:szCs w:val="20"/>
                </w:rPr>
                <m:t>−</m:t>
              </m:r>
              <m:sSub>
                <m:sSubPr>
                  <m:ctrlPr>
                    <w:rPr>
                      <w:rFonts w:hint="default" w:ascii="Cambria Math" w:hAnsi="Cambria Math" w:cs="Arial"/>
                      <w:sz w:val="20"/>
                      <w:szCs w:val="20"/>
                    </w:rPr>
                  </m:ctrlPr>
                </m:sSubPr>
                <m:e>
                  <m:r>
                    <m:rPr/>
                    <w:rPr>
                      <w:rFonts w:hint="default" w:ascii="Cambria Math" w:hAnsi="Cambria Math" w:cs="Arial"/>
                      <w:sz w:val="20"/>
                      <w:szCs w:val="20"/>
                    </w:rPr>
                    <m:t>z</m:t>
                  </m:r>
                  <m:ctrlPr>
                    <w:rPr>
                      <w:rFonts w:hint="default" w:ascii="Cambria Math" w:hAnsi="Cambria Math" w:cs="Arial"/>
                      <w:sz w:val="20"/>
                      <w:szCs w:val="20"/>
                    </w:rPr>
                  </m:ctrlPr>
                </m:e>
                <m:sub>
                  <m:r>
                    <m:rPr/>
                    <w:rPr>
                      <w:rFonts w:hint="default" w:ascii="Cambria Math" w:hAnsi="Cambria Math" w:cs="Arial"/>
                      <w:sz w:val="20"/>
                      <w:szCs w:val="20"/>
                    </w:rPr>
                    <m:t>1</m:t>
                  </m:r>
                  <m:ctrlPr>
                    <w:rPr>
                      <w:rFonts w:hint="default" w:ascii="Cambria Math" w:hAnsi="Cambria Math" w:cs="Arial"/>
                      <w:sz w:val="20"/>
                      <w:szCs w:val="20"/>
                    </w:rPr>
                  </m:ctrlPr>
                </m:sub>
              </m:sSub>
              <m:ctrlPr>
                <w:rPr>
                  <w:rFonts w:hint="default" w:ascii="Cambria Math" w:hAnsi="Cambria Math" w:cs="Arial"/>
                  <w:sz w:val="20"/>
                  <w:szCs w:val="20"/>
                </w:rPr>
              </m:ctrlPr>
            </m:den>
          </m:f>
          <m:r>
            <m:rPr>
              <m:sty m:val="p"/>
            </m:rPr>
            <w:rPr>
              <w:rFonts w:hint="default" w:ascii="Cambria Math" w:hAnsi="Cambria Math" w:cs="Arial"/>
              <w:sz w:val="20"/>
              <w:szCs w:val="20"/>
            </w:rPr>
            <m:t>,</m:t>
          </m:r>
          <m:r>
            <m:rPr/>
            <w:rPr>
              <w:rFonts w:hint="default" w:ascii="Cambria Math" w:hAnsi="Cambria Math" w:cs="Arial"/>
              <w:sz w:val="20"/>
              <w:szCs w:val="20"/>
            </w:rPr>
            <m:t> ϕ</m:t>
          </m:r>
          <m:r>
            <m:rPr>
              <m:sty m:val="p"/>
            </m:rPr>
            <w:rPr>
              <w:rFonts w:hint="default" w:ascii="Cambria Math" w:hAnsi="Cambria Math" w:cs="Arial"/>
              <w:sz w:val="20"/>
              <w:szCs w:val="20"/>
            </w:rPr>
            <m:t>∈{</m:t>
          </m:r>
          <m:r>
            <m:rPr/>
            <w:rPr>
              <w:rFonts w:hint="default" w:ascii="Cambria Math" w:hAnsi="Cambria Math" w:cs="Arial"/>
              <w:sz w:val="20"/>
              <w:szCs w:val="20"/>
            </w:rPr>
            <m:t>θ</m:t>
          </m:r>
          <m:r>
            <m:rPr>
              <m:sty m:val="p"/>
            </m:rPr>
            <w:rPr>
              <w:rFonts w:hint="default" w:ascii="Cambria Math" w:hAnsi="Cambria Math" w:cs="Arial"/>
              <w:sz w:val="20"/>
              <w:szCs w:val="20"/>
            </w:rPr>
            <m:t>,</m:t>
          </m:r>
          <m:r>
            <m:rPr/>
            <w:rPr>
              <w:rFonts w:hint="default" w:ascii="Cambria Math" w:hAnsi="Cambria Math" w:cs="Arial"/>
              <w:sz w:val="20"/>
              <w:szCs w:val="20"/>
            </w:rPr>
            <m:t>q</m:t>
          </m:r>
          <m:r>
            <m:rPr>
              <m:sty m:val="p"/>
            </m:rPr>
            <w:rPr>
              <w:rFonts w:hint="default" w:ascii="Cambria Math" w:hAnsi="Cambria Math" w:cs="Arial"/>
              <w:sz w:val="20"/>
              <w:szCs w:val="20"/>
            </w:rPr>
            <m:t>,</m:t>
          </m:r>
          <m:r>
            <m:rPr/>
            <w:rPr>
              <w:rFonts w:hint="default" w:ascii="Cambria Math" w:hAnsi="Cambria Math" w:cs="Arial"/>
              <w:sz w:val="20"/>
              <w:szCs w:val="20"/>
            </w:rPr>
            <m:t>U</m:t>
          </m:r>
          <m:r>
            <m:rPr>
              <m:sty m:val="p"/>
            </m:rPr>
            <w:rPr>
              <w:rFonts w:hint="default" w:ascii="Cambria Math" w:hAnsi="Cambria Math" w:cs="Arial"/>
              <w:sz w:val="20"/>
              <w:szCs w:val="20"/>
            </w:rPr>
            <m:t>}</m:t>
          </m:r>
          <m:r>
            <m:rPr/>
            <w:rPr>
              <w:rFonts w:hint="default" w:ascii="Cambria Math" w:hAnsi="Cambria Math" w:cs="Arial"/>
              <w:sz w:val="20"/>
              <w:szCs w:val="20"/>
            </w:rPr>
            <m:t>  </m:t>
          </m:r>
          <m:r>
            <m:rPr>
              <m:sty m:val="p"/>
            </m:rPr>
            <w:rPr>
              <w:rFonts w:hint="default" w:ascii="Cambria Math" w:hAnsi="Cambria Math" w:cs="Arial"/>
              <w:sz w:val="20"/>
              <w:szCs w:val="20"/>
            </w:rPr>
            <m:t>(</m:t>
          </m:r>
          <m:r>
            <m:rPr/>
            <w:rPr>
              <w:rFonts w:hint="default" w:ascii="Cambria Math" w:hAnsi="Cambria Math" w:cs="Arial"/>
              <w:sz w:val="20"/>
              <w:szCs w:val="20"/>
            </w:rPr>
            <m:t>4</m:t>
          </m:r>
          <m:r>
            <m:rPr>
              <m:sty m:val="p"/>
            </m:rPr>
            <w:rPr>
              <w:rFonts w:hint="default" w:ascii="Cambria Math" w:hAnsi="Cambria Math" w:cs="Arial"/>
              <w:sz w:val="20"/>
              <w:szCs w:val="20"/>
            </w:rPr>
            <m:t>)</m:t>
          </m:r>
        </m:oMath>
      </m:oMathPara>
      <w:bookmarkEnd w:id="11"/>
    </w:p>
    <w:p>
      <w:pPr>
        <w:pStyle w:val="26"/>
        <w:jc w:val="both"/>
        <w:rPr>
          <w:rFonts w:hint="default" w:ascii="Arial" w:hAnsi="Arial" w:cs="Arial"/>
          <w:sz w:val="20"/>
          <w:szCs w:val="20"/>
        </w:rPr>
      </w:pPr>
      <w:r>
        <w:rPr>
          <w:rFonts w:hint="default" w:ascii="Arial" w:hAnsi="Arial" w:cs="Arial"/>
          <w:sz w:val="20"/>
          <w:szCs w:val="20"/>
        </w:rPr>
        <w:t xml:space="preserve">where </w:t>
      </w:r>
      <m:oMath>
        <m:r>
          <m:rPr/>
          <w:rPr>
            <w:rFonts w:hint="default" w:ascii="Cambria Math" w:hAnsi="Cambria Math" w:cs="Arial"/>
            <w:sz w:val="20"/>
            <w:szCs w:val="20"/>
          </w:rPr>
          <m:t>ϕ</m:t>
        </m:r>
      </m:oMath>
      <w:r>
        <w:rPr>
          <w:rFonts w:hint="default" w:ascii="Arial" w:hAnsi="Arial" w:cs="Arial"/>
          <w:sz w:val="20"/>
          <w:szCs w:val="20"/>
        </w:rPr>
        <w:t xml:space="preserve"> represents the conservative scalar of </w:t>
      </w:r>
      <m:oMath>
        <m:r>
          <m:rPr/>
          <w:rPr>
            <w:rFonts w:hint="default" w:ascii="Cambria Math" w:hAnsi="Cambria Math" w:cs="Arial"/>
            <w:sz w:val="20"/>
            <w:szCs w:val="20"/>
          </w:rPr>
          <m:t>θ</m:t>
        </m:r>
      </m:oMath>
      <w:r>
        <w:rPr>
          <w:rFonts w:hint="default" w:ascii="Arial" w:hAnsi="Arial" w:cs="Arial"/>
          <w:sz w:val="20"/>
          <w:szCs w:val="20"/>
        </w:rPr>
        <w:t>, q or U, z1 the reference altitude level (48 m asl) and z2 the altitude of each station. Both the vertical gradients and the temporal rates presented below correspond, in principle, to partial derivatives; however, given the finite number of observations available, they are approximated here as finite differences (Δ). Vertical gradients ∂φ/∂z are calculated along the 48–1354 m transect in relation to the coastal baseline, to determine the stability of the MBL, with φ ∈ {θ, q, U}.</w:t>
      </w:r>
    </w:p>
    <w:p>
      <w:pPr>
        <w:pStyle w:val="3"/>
        <w:jc w:val="both"/>
        <w:rPr>
          <w:rFonts w:hint="default" w:ascii="Arial" w:hAnsi="Arial" w:cs="Arial"/>
          <w:sz w:val="20"/>
          <w:szCs w:val="20"/>
        </w:rPr>
      </w:pPr>
      <w:commentRangeStart w:id="7"/>
      <w:commentRangeStart w:id="8"/>
      <w:r>
        <w:rPr>
          <w:rFonts w:hint="default" w:ascii="Arial" w:hAnsi="Arial" w:cs="Arial"/>
          <w:sz w:val="20"/>
          <w:szCs w:val="20"/>
        </w:rPr>
        <w:t xml:space="preserve">The </w:t>
      </w:r>
      <w:commentRangeEnd w:id="7"/>
      <w:r>
        <w:rPr>
          <w:rStyle w:val="16"/>
          <w:rFonts w:hint="default" w:ascii="Arial" w:hAnsi="Arial" w:cs="Arial"/>
          <w:sz w:val="20"/>
          <w:szCs w:val="20"/>
        </w:rPr>
        <w:commentReference w:id="7"/>
      </w:r>
      <w:commentRangeEnd w:id="8"/>
      <w:r>
        <w:commentReference w:id="8"/>
      </w:r>
      <w:r>
        <w:rPr>
          <w:rFonts w:hint="default" w:ascii="Arial" w:hAnsi="Arial" w:cs="Arial"/>
          <w:sz w:val="20"/>
          <w:szCs w:val="20"/>
        </w:rPr>
        <w:t>differences in the vertical gradients between fog, dew and no occurrence were tested with the Kruskal–Wallis test for the three groups and the Mann–Whitney test for each pair of groups, reporting the effect size r. The ability of ∂θ/∂z to separate fog from dew at OYA1211 was evaluated with the area under the receiver operating characteristic (ROC) curve and its optimal cut-off (Youden index). These tests were used to define the new thresholds proposed in this study.</w:t>
      </w:r>
    </w:p>
    <w:bookmarkEnd w:id="8"/>
    <w:p>
      <w:pPr>
        <w:pStyle w:val="5"/>
        <w:jc w:val="both"/>
        <w:rPr>
          <w:rFonts w:hint="default" w:ascii="Arial" w:hAnsi="Arial" w:cs="Arial"/>
          <w:sz w:val="20"/>
          <w:szCs w:val="20"/>
        </w:rPr>
      </w:pPr>
      <w:bookmarkStart w:id="12" w:name="X60705a81eda643608b9a67dd8cbe6caa249962b"/>
      <w:r>
        <w:rPr>
          <w:rFonts w:hint="default" w:ascii="Arial" w:hAnsi="Arial" w:cs="Arial"/>
          <w:sz w:val="20"/>
          <w:szCs w:val="20"/>
        </w:rPr>
        <w:t>2.3.3 SO3: Analyse the temporal tendency of conserved variables</w:t>
      </w:r>
    </w:p>
    <w:p>
      <w:pPr>
        <w:pStyle w:val="26"/>
        <w:jc w:val="both"/>
        <w:rPr>
          <w:rFonts w:hint="default" w:ascii="Arial" w:hAnsi="Arial" w:cs="Arial"/>
          <w:sz w:val="20"/>
          <w:szCs w:val="20"/>
        </w:rPr>
      </w:pPr>
      <w:r>
        <w:rPr>
          <w:rFonts w:hint="default" w:ascii="Arial" w:hAnsi="Arial" w:cs="Arial"/>
          <w:sz w:val="20"/>
          <w:szCs w:val="20"/>
        </w:rPr>
        <w:t>To achieve the third SO, we calculated temporal rates ∂φ/∂t using forward finite differences, with φ ∈ {θ, q, U}. Fixed delays ranging from 10 min to 180 min are used to characterize the response to occurrence onset. Differences of 1 hour, with a tolerance of up to 2 hours, are used for the diurnal cycle and annual distribution statistics. This temporal rate operationalizes the third objective, associated with the dynamics hypothesis. All timestamps are processed in UTC (mainland Chile local time = UTC−4). The differences in the temporal rates between fog, dew and no occurrence were tested with the same Kruskal–Wallis and Mann–Whitney tests used for the vertical gradients.</w:t>
      </w:r>
    </w:p>
    <w:p>
      <w:pPr>
        <w:pStyle w:val="3"/>
        <w:jc w:val="both"/>
        <w:rPr>
          <w:rFonts w:hint="default" w:ascii="Arial" w:hAnsi="Arial" w:cs="Arial"/>
          <w:sz w:val="20"/>
          <w:szCs w:val="20"/>
        </w:rPr>
      </w:pPr>
      <m:oMathPara>
        <m:oMathParaPr>
          <m:jc m:val="center"/>
        </m:oMathParaPr>
        <m:oMath>
          <m:f>
            <w:bookmarkStart w:id="13" w:name="eq-dphi-dt"/>
            <m:fPr>
              <m:ctrlPr>
                <w:rPr>
                  <w:rFonts w:hint="default" w:ascii="Cambria Math" w:hAnsi="Cambria Math" w:cs="Arial"/>
                  <w:sz w:val="20"/>
                  <w:szCs w:val="20"/>
                </w:rPr>
              </m:ctrlPr>
            </m:fPr>
            <m:num>
              <m:r>
                <m:rPr>
                  <m:sty m:val="p"/>
                </m:rPr>
                <w:rPr>
                  <w:rFonts w:hint="default" w:ascii="Cambria Math" w:hAnsi="Cambria Math" w:cs="Arial"/>
                  <w:sz w:val="20"/>
                  <w:szCs w:val="20"/>
                </w:rPr>
                <m:t>∂</m:t>
              </m:r>
              <m:r>
                <m:rPr/>
                <w:rPr>
                  <w:rFonts w:hint="default" w:ascii="Cambria Math" w:hAnsi="Cambria Math" w:cs="Arial"/>
                  <w:sz w:val="20"/>
                  <w:szCs w:val="20"/>
                </w:rPr>
                <m:t>ϕ</m:t>
              </m:r>
              <m:ctrlPr>
                <w:rPr>
                  <w:rFonts w:hint="default" w:ascii="Cambria Math" w:hAnsi="Cambria Math" w:cs="Arial"/>
                  <w:sz w:val="20"/>
                  <w:szCs w:val="20"/>
                </w:rPr>
              </m:ctrlPr>
            </m:num>
            <m:den>
              <m:r>
                <m:rPr>
                  <m:sty m:val="p"/>
                </m:rPr>
                <w:rPr>
                  <w:rFonts w:hint="default" w:ascii="Cambria Math" w:hAnsi="Cambria Math" w:cs="Arial"/>
                  <w:sz w:val="20"/>
                  <w:szCs w:val="20"/>
                </w:rPr>
                <m:t>∂</m:t>
              </m:r>
              <m:r>
                <m:rPr/>
                <w:rPr>
                  <w:rFonts w:hint="default" w:ascii="Cambria Math" w:hAnsi="Cambria Math" w:cs="Arial"/>
                  <w:sz w:val="20"/>
                  <w:szCs w:val="20"/>
                </w:rPr>
                <m:t>t</m:t>
              </m:r>
              <m:ctrlPr>
                <w:rPr>
                  <w:rFonts w:hint="default" w:ascii="Cambria Math" w:hAnsi="Cambria Math" w:cs="Arial"/>
                  <w:sz w:val="20"/>
                  <w:szCs w:val="20"/>
                </w:rPr>
              </m:ctrlPr>
            </m:den>
          </m:f>
          <m:r>
            <m:rPr>
              <m:sty m:val="p"/>
            </m:rPr>
            <w:rPr>
              <w:rFonts w:hint="default" w:ascii="Cambria Math" w:hAnsi="Cambria Math" w:cs="Arial"/>
              <w:sz w:val="20"/>
              <w:szCs w:val="20"/>
            </w:rPr>
            <m:t>∼</m:t>
          </m:r>
          <m:f>
            <m:fPr>
              <m:ctrlPr>
                <w:rPr>
                  <w:rFonts w:hint="default" w:ascii="Cambria Math" w:hAnsi="Cambria Math" w:cs="Arial"/>
                  <w:sz w:val="20"/>
                  <w:szCs w:val="20"/>
                </w:rPr>
              </m:ctrlPr>
            </m:fPr>
            <m:num>
              <m:r>
                <m:rPr>
                  <m:sty m:val="p"/>
                </m:rPr>
                <w:rPr>
                  <w:rFonts w:hint="default" w:ascii="Cambria Math" w:hAnsi="Cambria Math" w:cs="Arial"/>
                  <w:sz w:val="20"/>
                  <w:szCs w:val="20"/>
                </w:rPr>
                <m:t>Δ</m:t>
              </m:r>
              <m:r>
                <m:rPr/>
                <w:rPr>
                  <w:rFonts w:hint="default" w:ascii="Cambria Math" w:hAnsi="Cambria Math" w:cs="Arial"/>
                  <w:sz w:val="20"/>
                  <w:szCs w:val="20"/>
                </w:rPr>
                <m:t>ϕ</m:t>
              </m:r>
              <m:ctrlPr>
                <w:rPr>
                  <w:rFonts w:hint="default" w:ascii="Cambria Math" w:hAnsi="Cambria Math" w:cs="Arial"/>
                  <w:sz w:val="20"/>
                  <w:szCs w:val="20"/>
                </w:rPr>
              </m:ctrlPr>
            </m:num>
            <m:den>
              <m:r>
                <m:rPr>
                  <m:sty m:val="p"/>
                </m:rPr>
                <w:rPr>
                  <w:rFonts w:hint="default" w:ascii="Cambria Math" w:hAnsi="Cambria Math" w:cs="Arial"/>
                  <w:sz w:val="20"/>
                  <w:szCs w:val="20"/>
                </w:rPr>
                <m:t>Δ</m:t>
              </m:r>
              <m:r>
                <m:rPr/>
                <w:rPr>
                  <w:rFonts w:hint="default" w:ascii="Cambria Math" w:hAnsi="Cambria Math" w:cs="Arial"/>
                  <w:sz w:val="20"/>
                  <w:szCs w:val="20"/>
                </w:rPr>
                <m:t>t</m:t>
              </m:r>
              <m:ctrlPr>
                <w:rPr>
                  <w:rFonts w:hint="default" w:ascii="Cambria Math" w:hAnsi="Cambria Math" w:cs="Arial"/>
                  <w:sz w:val="20"/>
                  <w:szCs w:val="20"/>
                </w:rPr>
              </m:ctrlPr>
            </m:den>
          </m:f>
          <m:r>
            <m:rPr>
              <m:sty m:val="p"/>
            </m:rPr>
            <w:rPr>
              <w:rFonts w:hint="default" w:ascii="Cambria Math" w:hAnsi="Cambria Math" w:cs="Arial"/>
              <w:sz w:val="20"/>
              <w:szCs w:val="20"/>
            </w:rPr>
            <m:t>=</m:t>
          </m:r>
          <m:f>
            <m:fPr>
              <m:ctrlPr>
                <w:rPr>
                  <w:rFonts w:hint="default" w:ascii="Cambria Math" w:hAnsi="Cambria Math" w:cs="Arial"/>
                  <w:sz w:val="20"/>
                  <w:szCs w:val="20"/>
                </w:rPr>
              </m:ctrlPr>
            </m:fPr>
            <m:num>
              <m:sSub>
                <m:sSubPr>
                  <m:ctrlPr>
                    <w:rPr>
                      <w:rFonts w:hint="default" w:ascii="Cambria Math" w:hAnsi="Cambria Math" w:cs="Arial"/>
                      <w:sz w:val="20"/>
                      <w:szCs w:val="20"/>
                    </w:rPr>
                  </m:ctrlPr>
                </m:sSubPr>
                <m:e>
                  <m:r>
                    <m:rPr/>
                    <w:rPr>
                      <w:rFonts w:hint="default" w:ascii="Cambria Math" w:hAnsi="Cambria Math" w:cs="Arial"/>
                      <w:sz w:val="20"/>
                      <w:szCs w:val="20"/>
                    </w:rPr>
                    <m:t>ϕ</m:t>
                  </m:r>
                  <m:ctrlPr>
                    <w:rPr>
                      <w:rFonts w:hint="default" w:ascii="Cambria Math" w:hAnsi="Cambria Math" w:cs="Arial"/>
                      <w:sz w:val="20"/>
                      <w:szCs w:val="20"/>
                    </w:rPr>
                  </m:ctrlPr>
                </m:e>
                <m:sub>
                  <m:r>
                    <m:rPr/>
                    <w:rPr>
                      <w:rFonts w:hint="default" w:ascii="Cambria Math" w:hAnsi="Cambria Math" w:cs="Arial"/>
                      <w:sz w:val="20"/>
                      <w:szCs w:val="20"/>
                    </w:rPr>
                    <m:t>2</m:t>
                  </m:r>
                  <m:ctrlPr>
                    <w:rPr>
                      <w:rFonts w:hint="default" w:ascii="Cambria Math" w:hAnsi="Cambria Math" w:cs="Arial"/>
                      <w:sz w:val="20"/>
                      <w:szCs w:val="20"/>
                    </w:rPr>
                  </m:ctrlPr>
                </m:sub>
              </m:sSub>
              <m:r>
                <m:rPr>
                  <m:sty m:val="p"/>
                </m:rPr>
                <w:rPr>
                  <w:rFonts w:hint="default" w:ascii="Cambria Math" w:hAnsi="Cambria Math" w:cs="Arial"/>
                  <w:sz w:val="20"/>
                  <w:szCs w:val="20"/>
                </w:rPr>
                <m:t>−</m:t>
              </m:r>
              <m:sSub>
                <m:sSubPr>
                  <m:ctrlPr>
                    <w:rPr>
                      <w:rFonts w:hint="default" w:ascii="Cambria Math" w:hAnsi="Cambria Math" w:cs="Arial"/>
                      <w:sz w:val="20"/>
                      <w:szCs w:val="20"/>
                    </w:rPr>
                  </m:ctrlPr>
                </m:sSubPr>
                <m:e>
                  <m:r>
                    <m:rPr/>
                    <w:rPr>
                      <w:rFonts w:hint="default" w:ascii="Cambria Math" w:hAnsi="Cambria Math" w:cs="Arial"/>
                      <w:sz w:val="20"/>
                      <w:szCs w:val="20"/>
                    </w:rPr>
                    <m:t>ϕ</m:t>
                  </m:r>
                  <m:ctrlPr>
                    <w:rPr>
                      <w:rFonts w:hint="default" w:ascii="Cambria Math" w:hAnsi="Cambria Math" w:cs="Arial"/>
                      <w:sz w:val="20"/>
                      <w:szCs w:val="20"/>
                    </w:rPr>
                  </m:ctrlPr>
                </m:e>
                <m:sub>
                  <m:r>
                    <m:rPr/>
                    <w:rPr>
                      <w:rFonts w:hint="default" w:ascii="Cambria Math" w:hAnsi="Cambria Math" w:cs="Arial"/>
                      <w:sz w:val="20"/>
                      <w:szCs w:val="20"/>
                    </w:rPr>
                    <m:t>1</m:t>
                  </m:r>
                  <m:ctrlPr>
                    <w:rPr>
                      <w:rFonts w:hint="default" w:ascii="Cambria Math" w:hAnsi="Cambria Math" w:cs="Arial"/>
                      <w:sz w:val="20"/>
                      <w:szCs w:val="20"/>
                    </w:rPr>
                  </m:ctrlPr>
                </m:sub>
              </m:sSub>
              <m:ctrlPr>
                <w:rPr>
                  <w:rFonts w:hint="default" w:ascii="Cambria Math" w:hAnsi="Cambria Math" w:cs="Arial"/>
                  <w:sz w:val="20"/>
                  <w:szCs w:val="20"/>
                </w:rPr>
              </m:ctrlPr>
            </m:num>
            <m:den>
              <m:sSub>
                <m:sSubPr>
                  <m:ctrlPr>
                    <w:rPr>
                      <w:rFonts w:hint="default" w:ascii="Cambria Math" w:hAnsi="Cambria Math" w:cs="Arial"/>
                      <w:sz w:val="20"/>
                      <w:szCs w:val="20"/>
                    </w:rPr>
                  </m:ctrlPr>
                </m:sSubPr>
                <m:e>
                  <m:r>
                    <m:rPr/>
                    <w:rPr>
                      <w:rFonts w:hint="default" w:ascii="Cambria Math" w:hAnsi="Cambria Math" w:cs="Arial"/>
                      <w:sz w:val="20"/>
                      <w:szCs w:val="20"/>
                    </w:rPr>
                    <m:t>t</m:t>
                  </m:r>
                  <m:ctrlPr>
                    <w:rPr>
                      <w:rFonts w:hint="default" w:ascii="Cambria Math" w:hAnsi="Cambria Math" w:cs="Arial"/>
                      <w:sz w:val="20"/>
                      <w:szCs w:val="20"/>
                    </w:rPr>
                  </m:ctrlPr>
                </m:e>
                <m:sub>
                  <m:r>
                    <m:rPr/>
                    <w:rPr>
                      <w:rFonts w:hint="default" w:ascii="Cambria Math" w:hAnsi="Cambria Math" w:cs="Arial"/>
                      <w:sz w:val="20"/>
                      <w:szCs w:val="20"/>
                    </w:rPr>
                    <m:t>2</m:t>
                  </m:r>
                  <m:ctrlPr>
                    <w:rPr>
                      <w:rFonts w:hint="default" w:ascii="Cambria Math" w:hAnsi="Cambria Math" w:cs="Arial"/>
                      <w:sz w:val="20"/>
                      <w:szCs w:val="20"/>
                    </w:rPr>
                  </m:ctrlPr>
                </m:sub>
              </m:sSub>
              <m:r>
                <m:rPr>
                  <m:sty m:val="p"/>
                </m:rPr>
                <w:rPr>
                  <w:rFonts w:hint="default" w:ascii="Cambria Math" w:hAnsi="Cambria Math" w:cs="Arial"/>
                  <w:sz w:val="20"/>
                  <w:szCs w:val="20"/>
                </w:rPr>
                <m:t>−</m:t>
              </m:r>
              <m:sSub>
                <m:sSubPr>
                  <m:ctrlPr>
                    <w:rPr>
                      <w:rFonts w:hint="default" w:ascii="Cambria Math" w:hAnsi="Cambria Math" w:cs="Arial"/>
                      <w:sz w:val="20"/>
                      <w:szCs w:val="20"/>
                    </w:rPr>
                  </m:ctrlPr>
                </m:sSubPr>
                <m:e>
                  <m:r>
                    <m:rPr/>
                    <w:rPr>
                      <w:rFonts w:hint="default" w:ascii="Cambria Math" w:hAnsi="Cambria Math" w:cs="Arial"/>
                      <w:sz w:val="20"/>
                      <w:szCs w:val="20"/>
                    </w:rPr>
                    <m:t>t</m:t>
                  </m:r>
                  <m:ctrlPr>
                    <w:rPr>
                      <w:rFonts w:hint="default" w:ascii="Cambria Math" w:hAnsi="Cambria Math" w:cs="Arial"/>
                      <w:sz w:val="20"/>
                      <w:szCs w:val="20"/>
                    </w:rPr>
                  </m:ctrlPr>
                </m:e>
                <m:sub>
                  <m:r>
                    <m:rPr/>
                    <w:rPr>
                      <w:rFonts w:hint="default" w:ascii="Cambria Math" w:hAnsi="Cambria Math" w:cs="Arial"/>
                      <w:sz w:val="20"/>
                      <w:szCs w:val="20"/>
                    </w:rPr>
                    <m:t>1</m:t>
                  </m:r>
                  <m:ctrlPr>
                    <w:rPr>
                      <w:rFonts w:hint="default" w:ascii="Cambria Math" w:hAnsi="Cambria Math" w:cs="Arial"/>
                      <w:sz w:val="20"/>
                      <w:szCs w:val="20"/>
                    </w:rPr>
                  </m:ctrlPr>
                </m:sub>
              </m:sSub>
              <m:ctrlPr>
                <w:rPr>
                  <w:rFonts w:hint="default" w:ascii="Cambria Math" w:hAnsi="Cambria Math" w:cs="Arial"/>
                  <w:sz w:val="20"/>
                  <w:szCs w:val="20"/>
                </w:rPr>
              </m:ctrlPr>
            </m:den>
          </m:f>
          <m:r>
            <m:rPr>
              <m:sty m:val="p"/>
            </m:rPr>
            <w:rPr>
              <w:rFonts w:hint="default" w:ascii="Cambria Math" w:hAnsi="Cambria Math" w:cs="Arial"/>
              <w:sz w:val="20"/>
              <w:szCs w:val="20"/>
            </w:rPr>
            <m:t>,</m:t>
          </m:r>
          <m:r>
            <m:rPr/>
            <w:rPr>
              <w:rFonts w:hint="default" w:ascii="Cambria Math" w:hAnsi="Cambria Math" w:cs="Arial"/>
              <w:sz w:val="20"/>
              <w:szCs w:val="20"/>
            </w:rPr>
            <m:t> ϕ</m:t>
          </m:r>
          <m:r>
            <m:rPr>
              <m:sty m:val="p"/>
            </m:rPr>
            <w:rPr>
              <w:rFonts w:hint="default" w:ascii="Cambria Math" w:hAnsi="Cambria Math" w:cs="Arial"/>
              <w:sz w:val="20"/>
              <w:szCs w:val="20"/>
            </w:rPr>
            <m:t>∈{</m:t>
          </m:r>
          <m:r>
            <m:rPr/>
            <w:rPr>
              <w:rFonts w:hint="default" w:ascii="Cambria Math" w:hAnsi="Cambria Math" w:cs="Arial"/>
              <w:sz w:val="20"/>
              <w:szCs w:val="20"/>
            </w:rPr>
            <m:t>θ</m:t>
          </m:r>
          <m:r>
            <m:rPr>
              <m:sty m:val="p"/>
            </m:rPr>
            <w:rPr>
              <w:rFonts w:hint="default" w:ascii="Cambria Math" w:hAnsi="Cambria Math" w:cs="Arial"/>
              <w:sz w:val="20"/>
              <w:szCs w:val="20"/>
            </w:rPr>
            <m:t>,</m:t>
          </m:r>
          <m:r>
            <m:rPr/>
            <w:rPr>
              <w:rFonts w:hint="default" w:ascii="Cambria Math" w:hAnsi="Cambria Math" w:cs="Arial"/>
              <w:sz w:val="20"/>
              <w:szCs w:val="20"/>
            </w:rPr>
            <m:t>q</m:t>
          </m:r>
          <m:r>
            <m:rPr>
              <m:sty m:val="p"/>
            </m:rPr>
            <w:rPr>
              <w:rFonts w:hint="default" w:ascii="Cambria Math" w:hAnsi="Cambria Math" w:cs="Arial"/>
              <w:sz w:val="20"/>
              <w:szCs w:val="20"/>
            </w:rPr>
            <m:t>,</m:t>
          </m:r>
          <m:r>
            <m:rPr/>
            <w:rPr>
              <w:rFonts w:hint="default" w:ascii="Cambria Math" w:hAnsi="Cambria Math" w:cs="Arial"/>
              <w:sz w:val="20"/>
              <w:szCs w:val="20"/>
            </w:rPr>
            <m:t>U</m:t>
          </m:r>
          <m:r>
            <m:rPr>
              <m:sty m:val="p"/>
            </m:rPr>
            <w:rPr>
              <w:rFonts w:hint="default" w:ascii="Cambria Math" w:hAnsi="Cambria Math" w:cs="Arial"/>
              <w:sz w:val="20"/>
              <w:szCs w:val="20"/>
            </w:rPr>
            <m:t>}</m:t>
          </m:r>
          <m:r>
            <m:rPr/>
            <w:rPr>
              <w:rFonts w:hint="default" w:ascii="Cambria Math" w:hAnsi="Cambria Math" w:cs="Arial"/>
              <w:sz w:val="20"/>
              <w:szCs w:val="20"/>
            </w:rPr>
            <m:t>  </m:t>
          </m:r>
          <m:r>
            <m:rPr>
              <m:sty m:val="p"/>
            </m:rPr>
            <w:rPr>
              <w:rFonts w:hint="default" w:ascii="Cambria Math" w:hAnsi="Cambria Math" w:cs="Arial"/>
              <w:sz w:val="20"/>
              <w:szCs w:val="20"/>
            </w:rPr>
            <m:t>(</m:t>
          </m:r>
          <m:r>
            <m:rPr/>
            <w:rPr>
              <w:rFonts w:hint="default" w:ascii="Cambria Math" w:hAnsi="Cambria Math" w:cs="Arial"/>
              <w:sz w:val="20"/>
              <w:szCs w:val="20"/>
            </w:rPr>
            <m:t>5</m:t>
          </m:r>
          <m:r>
            <m:rPr>
              <m:sty m:val="p"/>
            </m:rPr>
            <w:rPr>
              <w:rFonts w:hint="default" w:ascii="Cambria Math" w:hAnsi="Cambria Math" w:cs="Arial"/>
              <w:sz w:val="20"/>
              <w:szCs w:val="20"/>
            </w:rPr>
            <m:t>)</m:t>
          </m:r>
          <w:bookmarkEnd w:id="13"/>
        </m:oMath>
      </m:oMathPara>
    </w:p>
    <w:bookmarkEnd w:id="1"/>
    <w:bookmarkEnd w:id="5"/>
    <w:bookmarkEnd w:id="12"/>
    <w:p>
      <w:pPr>
        <w:pStyle w:val="2"/>
        <w:jc w:val="both"/>
        <w:rPr>
          <w:rFonts w:hint="default" w:ascii="Arial" w:hAnsi="Arial" w:cs="Arial"/>
          <w:sz w:val="20"/>
          <w:szCs w:val="20"/>
        </w:rPr>
      </w:pPr>
      <w:bookmarkStart w:id="14" w:name="results"/>
      <w:r>
        <w:rPr>
          <w:rFonts w:hint="default" w:ascii="Arial" w:hAnsi="Arial" w:cs="Arial"/>
          <w:sz w:val="20"/>
          <w:szCs w:val="20"/>
        </w:rPr>
        <w:t>3. Results</w:t>
      </w:r>
    </w:p>
    <w:p>
      <w:pPr>
        <w:pStyle w:val="26"/>
        <w:jc w:val="both"/>
        <w:rPr>
          <w:rFonts w:hint="default" w:ascii="Arial" w:hAnsi="Arial" w:cs="Arial"/>
          <w:sz w:val="20"/>
          <w:szCs w:val="20"/>
        </w:rPr>
      </w:pPr>
      <w:r>
        <w:rPr>
          <w:rFonts w:hint="default" w:ascii="Arial" w:hAnsi="Arial" w:cs="Arial"/>
          <w:sz w:val="20"/>
          <w:szCs w:val="20"/>
        </w:rPr>
        <w:t xml:space="preserve">The complete observational dataset of the Cerro Oyarbide topographic transect allows us to reclassify the fog and dew occurrences detected by the </w:t>
      </w:r>
      <w:ins w:id="64" w:author="felipe" w:date="2026-10-11T15:27:38Z">
        <w:r>
          <w:rPr>
            <w:rFonts w:hint="default" w:ascii="Arial" w:hAnsi="Arial" w:cs="Arial"/>
            <w:sz w:val="20"/>
            <w:szCs w:val="20"/>
            <w:lang w:val="es"/>
          </w:rPr>
          <w:t>passiv</w:t>
        </w:r>
      </w:ins>
      <w:ins w:id="65" w:author="felipe" w:date="2026-10-11T15:27:39Z">
        <w:r>
          <w:rPr>
            <w:rFonts w:hint="default" w:ascii="Arial" w:hAnsi="Arial" w:cs="Arial"/>
            <w:sz w:val="20"/>
            <w:szCs w:val="20"/>
            <w:lang w:val="es"/>
          </w:rPr>
          <w:t xml:space="preserve">e </w:t>
        </w:r>
      </w:ins>
      <w:r>
        <w:rPr>
          <w:rFonts w:hint="default" w:ascii="Arial" w:hAnsi="Arial" w:cs="Arial"/>
          <w:sz w:val="20"/>
          <w:szCs w:val="20"/>
        </w:rPr>
        <w:t>collectors using visibility</w:t>
      </w:r>
      <w:ins w:id="66" w:author="felipe" w:date="2026-10-11T15:27:57Z">
        <w:r>
          <w:rPr>
            <w:rFonts w:hint="default" w:ascii="Arial" w:hAnsi="Arial" w:cs="Arial"/>
            <w:sz w:val="20"/>
            <w:szCs w:val="20"/>
            <w:lang w:val="es"/>
          </w:rPr>
          <w:t xml:space="preserve"> </w:t>
        </w:r>
      </w:ins>
      <w:ins w:id="67" w:author="felipe" w:date="2026-10-11T15:28:03Z">
        <w:r>
          <w:rPr>
            <w:rFonts w:hint="default" w:ascii="Arial" w:hAnsi="Arial" w:cs="Arial"/>
            <w:sz w:val="20"/>
            <w:szCs w:val="20"/>
            <w:lang w:val="es"/>
          </w:rPr>
          <w:t>grou</w:t>
        </w:r>
      </w:ins>
      <w:ins w:id="68" w:author="felipe" w:date="2026-10-11T15:28:04Z">
        <w:r>
          <w:rPr>
            <w:rFonts w:hint="default" w:ascii="Arial" w:hAnsi="Arial" w:cs="Arial"/>
            <w:sz w:val="20"/>
            <w:szCs w:val="20"/>
            <w:lang w:val="es"/>
          </w:rPr>
          <w:t xml:space="preserve">nd </w:t>
        </w:r>
      </w:ins>
      <w:ins w:id="69" w:author="felipe" w:date="2026-10-11T15:28:30Z">
        <w:r>
          <w:rPr>
            <w:rFonts w:hint="default" w:ascii="Arial" w:hAnsi="Arial" w:cs="Arial"/>
            <w:sz w:val="20"/>
            <w:szCs w:val="20"/>
            <w:lang w:val="es"/>
          </w:rPr>
          <w:t>measu</w:t>
        </w:r>
      </w:ins>
      <w:ins w:id="70" w:author="felipe" w:date="2026-10-11T15:28:35Z">
        <w:r>
          <w:rPr>
            <w:rFonts w:hint="default" w:ascii="Arial" w:hAnsi="Arial" w:cs="Arial"/>
            <w:sz w:val="20"/>
            <w:szCs w:val="20"/>
            <w:lang w:val="es"/>
          </w:rPr>
          <w:t>r</w:t>
        </w:r>
      </w:ins>
      <w:ins w:id="71" w:author="felipe" w:date="2026-10-11T15:28:31Z">
        <w:r>
          <w:rPr>
            <w:rFonts w:hint="default" w:ascii="Arial" w:hAnsi="Arial" w:cs="Arial"/>
            <w:sz w:val="20"/>
            <w:szCs w:val="20"/>
            <w:lang w:val="es"/>
          </w:rPr>
          <w:t>ement</w:t>
        </w:r>
      </w:ins>
      <w:ins w:id="72" w:author="felipe" w:date="2026-10-11T15:28:32Z">
        <w:r>
          <w:rPr>
            <w:rFonts w:hint="default" w:ascii="Arial" w:hAnsi="Arial" w:cs="Arial"/>
            <w:sz w:val="20"/>
            <w:szCs w:val="20"/>
            <w:lang w:val="es"/>
          </w:rPr>
          <w:t>s</w:t>
        </w:r>
      </w:ins>
      <w:r>
        <w:rPr>
          <w:rFonts w:hint="default" w:ascii="Arial" w:hAnsi="Arial" w:cs="Arial"/>
          <w:sz w:val="20"/>
          <w:szCs w:val="20"/>
        </w:rPr>
        <w:t xml:space="preserve"> and </w:t>
      </w:r>
      <w:ins w:id="73" w:author="felipe" w:date="2026-10-11T15:28:16Z">
        <w:r>
          <w:rPr>
            <w:rFonts w:hint="default" w:ascii="Arial" w:hAnsi="Arial" w:cs="Arial"/>
            <w:sz w:val="20"/>
            <w:szCs w:val="20"/>
            <w:lang w:val="es"/>
          </w:rPr>
          <w:t>r</w:t>
        </w:r>
      </w:ins>
      <w:ins w:id="74" w:author="felipe" w:date="2026-10-11T15:28:17Z">
        <w:r>
          <w:rPr>
            <w:rFonts w:hint="default" w:ascii="Arial" w:hAnsi="Arial" w:cs="Arial"/>
            <w:sz w:val="20"/>
            <w:szCs w:val="20"/>
            <w:lang w:val="es"/>
          </w:rPr>
          <w:t>emote-</w:t>
        </w:r>
      </w:ins>
      <w:ins w:id="75" w:author="felipe" w:date="2026-10-11T15:28:18Z">
        <w:r>
          <w:rPr>
            <w:rFonts w:hint="default" w:ascii="Arial" w:hAnsi="Arial" w:cs="Arial"/>
            <w:sz w:val="20"/>
            <w:szCs w:val="20"/>
            <w:lang w:val="es"/>
          </w:rPr>
          <w:t>sen</w:t>
        </w:r>
      </w:ins>
      <w:ins w:id="76" w:author="felipe" w:date="2026-10-11T15:28:19Z">
        <w:r>
          <w:rPr>
            <w:rFonts w:hint="default" w:ascii="Arial" w:hAnsi="Arial" w:cs="Arial"/>
            <w:sz w:val="20"/>
            <w:szCs w:val="20"/>
            <w:lang w:val="es"/>
          </w:rPr>
          <w:t>sin</w:t>
        </w:r>
      </w:ins>
      <w:ins w:id="77" w:author="felipe" w:date="2026-10-11T15:28:20Z">
        <w:r>
          <w:rPr>
            <w:rFonts w:hint="default" w:ascii="Arial" w:hAnsi="Arial" w:cs="Arial"/>
            <w:sz w:val="20"/>
            <w:szCs w:val="20"/>
            <w:lang w:val="es"/>
          </w:rPr>
          <w:t xml:space="preserve">g </w:t>
        </w:r>
      </w:ins>
      <w:r>
        <w:rPr>
          <w:rFonts w:hint="default" w:ascii="Arial" w:hAnsi="Arial" w:cs="Arial"/>
          <w:sz w:val="20"/>
          <w:szCs w:val="20"/>
        </w:rPr>
        <w:t>satellite observations (Section 3.1). This reclassification is then analysed through the vertical profiles of the thermodynamic variables (Section 3.2) and their temporal tendency during fog and dew occurrences (Section 3.3).</w:t>
      </w:r>
    </w:p>
    <w:p>
      <w:pPr>
        <w:pStyle w:val="4"/>
        <w:jc w:val="both"/>
        <w:rPr>
          <w:rFonts w:hint="default" w:ascii="Arial" w:hAnsi="Arial" w:cs="Arial"/>
          <w:sz w:val="20"/>
          <w:szCs w:val="20"/>
        </w:rPr>
      </w:pPr>
      <w:bookmarkStart w:id="15" w:name="X5e714c9dce2190423ac7daf1b5671fc2b8f4afd"/>
      <w:r>
        <w:rPr>
          <w:rFonts w:hint="default" w:ascii="Arial" w:hAnsi="Arial" w:cs="Arial"/>
          <w:sz w:val="20"/>
          <w:szCs w:val="20"/>
        </w:rPr>
        <w:t>3.1 Fog and dew occurrences instrumental reclassification</w:t>
      </w:r>
    </w:p>
    <w:p>
      <w:pPr>
        <w:pStyle w:val="26"/>
        <w:jc w:val="both"/>
        <w:rPr>
          <w:rFonts w:hint="default" w:ascii="Arial" w:hAnsi="Arial" w:cs="Arial"/>
          <w:sz w:val="20"/>
          <w:szCs w:val="20"/>
        </w:rPr>
      </w:pPr>
      <w:r>
        <w:rPr>
          <w:rFonts w:hint="default" w:ascii="Arial" w:hAnsi="Arial" w:cs="Arial"/>
          <w:sz w:val="20"/>
          <w:szCs w:val="20"/>
        </w:rPr>
        <w:t>Atmospheric water</w:t>
      </w:r>
      <w:ins w:id="78" w:author="felipe" w:date="2026-10-11T15:41:37Z">
        <w:r>
          <w:rPr>
            <w:rFonts w:hint="default" w:ascii="Arial" w:hAnsi="Arial" w:cs="Arial"/>
            <w:sz w:val="20"/>
            <w:szCs w:val="20"/>
            <w:lang w:val="es"/>
          </w:rPr>
          <w:t xml:space="preserve"> (</w:t>
        </w:r>
      </w:ins>
      <w:ins w:id="79" w:author="felipe" w:date="2026-10-11T15:42:27Z">
        <w:r>
          <w:rPr>
            <w:rFonts w:hint="default" w:ascii="Arial" w:hAnsi="Arial" w:cs="Arial"/>
            <w:sz w:val="20"/>
            <w:szCs w:val="20"/>
            <w:lang w:val="es"/>
          </w:rPr>
          <w:t>AW</w:t>
        </w:r>
      </w:ins>
      <w:ins w:id="80" w:author="felipe" w:date="2026-10-11T15:42:28Z">
        <w:r>
          <w:rPr>
            <w:rFonts w:hint="default" w:ascii="Arial" w:hAnsi="Arial" w:cs="Arial"/>
            <w:sz w:val="20"/>
            <w:szCs w:val="20"/>
            <w:lang w:val="es"/>
          </w:rPr>
          <w:t>:</w:t>
        </w:r>
      </w:ins>
      <w:ins w:id="81" w:author="felipe" w:date="2026-10-11T15:42:29Z">
        <w:r>
          <w:rPr>
            <w:rFonts w:hint="default" w:ascii="Arial" w:hAnsi="Arial" w:cs="Arial"/>
            <w:sz w:val="20"/>
            <w:szCs w:val="20"/>
            <w:lang w:val="es"/>
          </w:rPr>
          <w:t xml:space="preserve"> fog </w:t>
        </w:r>
      </w:ins>
      <w:ins w:id="82" w:author="felipe" w:date="2026-10-11T15:42:31Z">
        <w:r>
          <w:rPr>
            <w:rFonts w:hint="default" w:ascii="Arial" w:hAnsi="Arial" w:cs="Arial"/>
            <w:sz w:val="20"/>
            <w:szCs w:val="20"/>
            <w:lang w:val="es"/>
          </w:rPr>
          <w:t>or</w:t>
        </w:r>
      </w:ins>
      <w:ins w:id="83" w:author="felipe" w:date="2026-10-11T15:42:32Z">
        <w:r>
          <w:rPr>
            <w:rFonts w:hint="default" w:ascii="Arial" w:hAnsi="Arial" w:cs="Arial"/>
            <w:sz w:val="20"/>
            <w:szCs w:val="20"/>
            <w:lang w:val="es"/>
          </w:rPr>
          <w:t xml:space="preserve"> dew</w:t>
        </w:r>
      </w:ins>
      <w:ins w:id="84" w:author="felipe" w:date="2026-10-11T15:41:38Z">
        <w:r>
          <w:rPr>
            <w:rFonts w:hint="default" w:ascii="Arial" w:hAnsi="Arial" w:cs="Arial"/>
            <w:sz w:val="20"/>
            <w:szCs w:val="20"/>
            <w:lang w:val="es"/>
          </w:rPr>
          <w:t>)</w:t>
        </w:r>
      </w:ins>
      <w:r>
        <w:rPr>
          <w:rFonts w:hint="default" w:ascii="Arial" w:hAnsi="Arial" w:cs="Arial"/>
          <w:sz w:val="20"/>
          <w:szCs w:val="20"/>
        </w:rPr>
        <w:t xml:space="preserve"> </w:t>
      </w:r>
      <w:ins w:id="85" w:author="felipe" w:date="2026-10-11T15:41:47Z">
        <w:r>
          <w:rPr>
            <w:rFonts w:hint="default" w:ascii="Arial" w:hAnsi="Arial" w:cs="Arial"/>
            <w:sz w:val="20"/>
            <w:szCs w:val="20"/>
            <w:lang w:val="es"/>
          </w:rPr>
          <w:t xml:space="preserve">in </w:t>
        </w:r>
      </w:ins>
      <w:ins w:id="86" w:author="felipe" w:date="2026-10-11T15:41:48Z">
        <w:r>
          <w:rPr>
            <w:rFonts w:hint="default" w:ascii="Arial" w:hAnsi="Arial" w:cs="Arial"/>
            <w:sz w:val="20"/>
            <w:szCs w:val="20"/>
            <w:lang w:val="es"/>
          </w:rPr>
          <w:t>Ce</w:t>
        </w:r>
      </w:ins>
      <w:ins w:id="87" w:author="felipe" w:date="2026-10-11T15:41:49Z">
        <w:r>
          <w:rPr>
            <w:rFonts w:hint="default" w:ascii="Arial" w:hAnsi="Arial" w:cs="Arial"/>
            <w:sz w:val="20"/>
            <w:szCs w:val="20"/>
            <w:lang w:val="es"/>
          </w:rPr>
          <w:t>rro O</w:t>
        </w:r>
      </w:ins>
      <w:ins w:id="88" w:author="felipe" w:date="2026-10-11T15:41:50Z">
        <w:r>
          <w:rPr>
            <w:rFonts w:hint="default" w:ascii="Arial" w:hAnsi="Arial" w:cs="Arial"/>
            <w:sz w:val="20"/>
            <w:szCs w:val="20"/>
            <w:lang w:val="es"/>
          </w:rPr>
          <w:t>yar</w:t>
        </w:r>
      </w:ins>
      <w:ins w:id="89" w:author="felipe" w:date="2026-10-11T15:41:51Z">
        <w:r>
          <w:rPr>
            <w:rFonts w:hint="default" w:ascii="Arial" w:hAnsi="Arial" w:cs="Arial"/>
            <w:sz w:val="20"/>
            <w:szCs w:val="20"/>
            <w:lang w:val="es"/>
          </w:rPr>
          <w:t>bide</w:t>
        </w:r>
      </w:ins>
      <w:ins w:id="90" w:author="felipe" w:date="2026-10-11T15:41:52Z">
        <w:r>
          <w:rPr>
            <w:rFonts w:hint="default" w:ascii="Arial" w:hAnsi="Arial" w:cs="Arial"/>
            <w:sz w:val="20"/>
            <w:szCs w:val="20"/>
            <w:lang w:val="es"/>
          </w:rPr>
          <w:t xml:space="preserve"> </w:t>
        </w:r>
      </w:ins>
      <w:del w:id="91" w:author="felipe" w:date="2026-10-11T15:41:54Z">
        <w:r>
          <w:rPr>
            <w:rFonts w:hint="default" w:ascii="Arial" w:hAnsi="Arial" w:cs="Arial"/>
            <w:sz w:val="20"/>
            <w:szCs w:val="20"/>
            <w:lang w:val="en-US"/>
          </w:rPr>
          <w:delText>was</w:delText>
        </w:r>
      </w:del>
      <w:ins w:id="92" w:author="felipe" w:date="2026-10-11T15:41:54Z">
        <w:r>
          <w:rPr>
            <w:rFonts w:hint="default" w:ascii="Arial" w:hAnsi="Arial" w:cs="Arial"/>
            <w:sz w:val="20"/>
            <w:szCs w:val="20"/>
            <w:lang w:val="es"/>
          </w:rPr>
          <w:t>is</w:t>
        </w:r>
      </w:ins>
      <w:r>
        <w:rPr>
          <w:rFonts w:hint="default" w:ascii="Arial" w:hAnsi="Arial" w:cs="Arial"/>
          <w:sz w:val="20"/>
          <w:szCs w:val="20"/>
        </w:rPr>
        <w:t xml:space="preserve"> collected by at least one of the collectors in only 8.6% of the 10-min records of 2024, whereas the remaining 91.4% of the year had no</w:t>
      </w:r>
      <w:ins w:id="93" w:author="felipe" w:date="2026-10-11T15:42:17Z">
        <w:r>
          <w:rPr>
            <w:rFonts w:hint="default" w:ascii="Arial" w:hAnsi="Arial" w:cs="Arial"/>
            <w:sz w:val="20"/>
            <w:szCs w:val="20"/>
            <w:lang w:val="es"/>
          </w:rPr>
          <w:t xml:space="preserve"> AW</w:t>
        </w:r>
      </w:ins>
      <w:ins w:id="94" w:author="felipe" w:date="2026-10-11T15:42:19Z">
        <w:r>
          <w:rPr>
            <w:rFonts w:hint="default" w:ascii="Arial" w:hAnsi="Arial" w:cs="Arial"/>
            <w:sz w:val="20"/>
            <w:szCs w:val="20"/>
            <w:lang w:val="es"/>
          </w:rPr>
          <w:t xml:space="preserve"> oc</w:t>
        </w:r>
      </w:ins>
      <w:ins w:id="95" w:author="felipe" w:date="2026-10-11T15:42:20Z">
        <w:r>
          <w:rPr>
            <w:rFonts w:hint="default" w:ascii="Arial" w:hAnsi="Arial" w:cs="Arial"/>
            <w:sz w:val="20"/>
            <w:szCs w:val="20"/>
            <w:lang w:val="es"/>
          </w:rPr>
          <w:t>urr</w:t>
        </w:r>
      </w:ins>
      <w:ins w:id="96" w:author="felipe" w:date="2026-10-11T15:42:21Z">
        <w:r>
          <w:rPr>
            <w:rFonts w:hint="default" w:ascii="Arial" w:hAnsi="Arial" w:cs="Arial"/>
            <w:sz w:val="20"/>
            <w:szCs w:val="20"/>
            <w:lang w:val="es"/>
          </w:rPr>
          <w:t>ances</w:t>
        </w:r>
      </w:ins>
      <w:r>
        <w:rPr>
          <w:rFonts w:hint="default" w:ascii="Arial" w:hAnsi="Arial" w:cs="Arial"/>
          <w:sz w:val="20"/>
          <w:szCs w:val="20"/>
        </w:rPr>
        <w:t xml:space="preserve"> occurrences (</w:t>
      </w:r>
      <w:r>
        <w:rPr>
          <w:rFonts w:hint="default" w:ascii="Arial" w:hAnsi="Arial" w:cs="Arial"/>
          <w:sz w:val="20"/>
          <w:szCs w:val="20"/>
        </w:rPr>
        <w:fldChar w:fldCharType="begin"/>
      </w:r>
      <w:r>
        <w:rPr>
          <w:rFonts w:hint="default" w:ascii="Arial" w:hAnsi="Arial" w:cs="Arial"/>
          <w:sz w:val="20"/>
          <w:szCs w:val="20"/>
        </w:rPr>
        <w:instrText xml:space="preserve"> HYPERLINK \l "fig-classification" \h </w:instrText>
      </w:r>
      <w:r>
        <w:rPr>
          <w:rFonts w:hint="default" w:ascii="Arial" w:hAnsi="Arial" w:cs="Arial"/>
          <w:sz w:val="20"/>
          <w:szCs w:val="20"/>
        </w:rPr>
        <w:fldChar w:fldCharType="separate"/>
      </w:r>
      <w:r>
        <w:rPr>
          <w:rStyle w:val="24"/>
          <w:rFonts w:hint="default" w:ascii="Arial" w:hAnsi="Arial" w:cs="Arial"/>
          <w:sz w:val="20"/>
          <w:szCs w:val="20"/>
        </w:rPr>
        <w:t>Figure 2</w:t>
      </w:r>
      <w:r>
        <w:rPr>
          <w:rStyle w:val="24"/>
          <w:rFonts w:hint="default" w:ascii="Arial" w:hAnsi="Arial" w:cs="Arial"/>
          <w:sz w:val="20"/>
          <w:szCs w:val="20"/>
        </w:rPr>
        <w:fldChar w:fldCharType="end"/>
      </w:r>
      <w:r>
        <w:rPr>
          <w:rFonts w:hint="default" w:ascii="Arial" w:hAnsi="Arial" w:cs="Arial"/>
          <w:sz w:val="20"/>
          <w:szCs w:val="20"/>
        </w:rPr>
        <w:t>, A). Th</w:t>
      </w:r>
      <w:ins w:id="97" w:author="felipe" w:date="2026-10-11T15:44:41Z">
        <w:r>
          <w:rPr>
            <w:rFonts w:hint="default" w:ascii="Arial" w:hAnsi="Arial" w:cs="Arial"/>
            <w:sz w:val="20"/>
            <w:szCs w:val="20"/>
            <w:lang w:val="es"/>
          </w:rPr>
          <w:t>e</w:t>
        </w:r>
      </w:ins>
      <w:del w:id="98" w:author="felipe" w:date="2026-10-11T15:44:41Z">
        <w:r>
          <w:rPr>
            <w:rFonts w:hint="default" w:ascii="Arial" w:hAnsi="Arial" w:cs="Arial"/>
            <w:sz w:val="20"/>
            <w:szCs w:val="20"/>
          </w:rPr>
          <w:delText>i</w:delText>
        </w:r>
      </w:del>
      <w:r>
        <w:rPr>
          <w:rFonts w:hint="default" w:ascii="Arial" w:hAnsi="Arial" w:cs="Arial"/>
          <w:sz w:val="20"/>
          <w:szCs w:val="20"/>
        </w:rPr>
        <w:t>s</w:t>
      </w:r>
      <w:ins w:id="99" w:author="felipe" w:date="2026-10-11T15:44:44Z">
        <w:r>
          <w:rPr>
            <w:rFonts w:hint="default" w:ascii="Arial" w:hAnsi="Arial" w:cs="Arial"/>
            <w:sz w:val="20"/>
            <w:szCs w:val="20"/>
            <w:lang w:val="es"/>
          </w:rPr>
          <w:t>e</w:t>
        </w:r>
      </w:ins>
      <w:r>
        <w:rPr>
          <w:rFonts w:hint="default" w:ascii="Arial" w:hAnsi="Arial" w:cs="Arial"/>
          <w:sz w:val="20"/>
          <w:szCs w:val="20"/>
        </w:rPr>
        <w:t xml:space="preserve"> </w:t>
      </w:r>
      <w:ins w:id="100" w:author="felipe" w:date="2026-10-11T15:44:46Z">
        <w:r>
          <w:rPr>
            <w:rFonts w:hint="default" w:ascii="Arial" w:hAnsi="Arial" w:cs="Arial"/>
            <w:sz w:val="20"/>
            <w:szCs w:val="20"/>
            <w:lang w:val="es"/>
          </w:rPr>
          <w:t>perce</w:t>
        </w:r>
      </w:ins>
      <w:ins w:id="101" w:author="felipe" w:date="2026-10-11T15:44:47Z">
        <w:r>
          <w:rPr>
            <w:rFonts w:hint="default" w:ascii="Arial" w:hAnsi="Arial" w:cs="Arial"/>
            <w:sz w:val="20"/>
            <w:szCs w:val="20"/>
            <w:lang w:val="es"/>
          </w:rPr>
          <w:t>ntages</w:t>
        </w:r>
      </w:ins>
      <w:ins w:id="102" w:author="felipe" w:date="2026-10-11T15:44:48Z">
        <w:r>
          <w:rPr>
            <w:rFonts w:hint="default" w:ascii="Arial" w:hAnsi="Arial" w:cs="Arial"/>
            <w:sz w:val="20"/>
            <w:szCs w:val="20"/>
            <w:lang w:val="es"/>
          </w:rPr>
          <w:t xml:space="preserve"> </w:t>
        </w:r>
      </w:ins>
      <w:del w:id="103" w:author="felipe" w:date="2026-10-11T15:45:08Z">
        <w:r>
          <w:rPr>
            <w:rFonts w:hint="default" w:ascii="Arial" w:hAnsi="Arial" w:cs="Arial"/>
            <w:sz w:val="20"/>
            <w:szCs w:val="20"/>
            <w:lang w:val="en-US"/>
          </w:rPr>
          <w:delText>places the problem in its true magnitude: because</w:delText>
        </w:r>
      </w:del>
      <w:ins w:id="104" w:author="felipe" w:date="2026-10-11T15:45:08Z">
        <w:r>
          <w:rPr>
            <w:rFonts w:hint="default" w:ascii="Arial" w:hAnsi="Arial" w:cs="Arial"/>
            <w:sz w:val="20"/>
            <w:szCs w:val="20"/>
            <w:lang w:val="es"/>
          </w:rPr>
          <w:t>re</w:t>
        </w:r>
      </w:ins>
      <w:ins w:id="105" w:author="felipe" w:date="2026-10-11T15:45:09Z">
        <w:r>
          <w:rPr>
            <w:rFonts w:hint="default" w:ascii="Arial" w:hAnsi="Arial" w:cs="Arial"/>
            <w:sz w:val="20"/>
            <w:szCs w:val="20"/>
            <w:lang w:val="es"/>
          </w:rPr>
          <w:t>veals t</w:t>
        </w:r>
      </w:ins>
      <w:ins w:id="106" w:author="felipe" w:date="2026-10-11T15:45:11Z">
        <w:r>
          <w:rPr>
            <w:rFonts w:hint="default" w:ascii="Arial" w:hAnsi="Arial" w:cs="Arial"/>
            <w:sz w:val="20"/>
            <w:szCs w:val="20"/>
            <w:lang w:val="es"/>
          </w:rPr>
          <w:t>hat</w:t>
        </w:r>
      </w:ins>
      <w:r>
        <w:rPr>
          <w:rFonts w:hint="default" w:ascii="Arial" w:hAnsi="Arial" w:cs="Arial"/>
          <w:sz w:val="20"/>
          <w:szCs w:val="20"/>
        </w:rPr>
        <w:t xml:space="preserve"> the active window of atmospheric water</w:t>
      </w:r>
      <w:ins w:id="107" w:author="felipe" w:date="2026-10-11T15:45:15Z">
        <w:r>
          <w:rPr>
            <w:rFonts w:hint="default" w:ascii="Arial" w:hAnsi="Arial" w:cs="Arial"/>
            <w:sz w:val="20"/>
            <w:szCs w:val="20"/>
            <w:lang w:val="es"/>
          </w:rPr>
          <w:t xml:space="preserve"> colle</w:t>
        </w:r>
      </w:ins>
      <w:ins w:id="108" w:author="felipe" w:date="2026-10-11T15:45:16Z">
        <w:r>
          <w:rPr>
            <w:rFonts w:hint="default" w:ascii="Arial" w:hAnsi="Arial" w:cs="Arial"/>
            <w:sz w:val="20"/>
            <w:szCs w:val="20"/>
            <w:lang w:val="es"/>
          </w:rPr>
          <w:t>ction</w:t>
        </w:r>
      </w:ins>
      <w:r>
        <w:rPr>
          <w:rFonts w:hint="default" w:ascii="Arial" w:hAnsi="Arial" w:cs="Arial"/>
          <w:sz w:val="20"/>
          <w:szCs w:val="20"/>
        </w:rPr>
        <w:t xml:space="preserve"> is </w:t>
      </w:r>
      <w:ins w:id="109" w:author="felipe" w:date="2026-10-11T15:45:24Z">
        <w:r>
          <w:rPr>
            <w:rFonts w:hint="default" w:ascii="Arial" w:hAnsi="Arial" w:cs="Arial"/>
            <w:sz w:val="20"/>
            <w:szCs w:val="20"/>
            <w:lang w:val="es"/>
          </w:rPr>
          <w:t xml:space="preserve">very </w:t>
        </w:r>
      </w:ins>
      <w:r>
        <w:rPr>
          <w:rFonts w:hint="default" w:ascii="Arial" w:hAnsi="Arial" w:cs="Arial"/>
          <w:sz w:val="20"/>
          <w:szCs w:val="20"/>
        </w:rPr>
        <w:t xml:space="preserve">short, </w:t>
      </w:r>
      <w:ins w:id="110" w:author="felipe" w:date="2026-10-11T15:45:28Z">
        <w:r>
          <w:rPr>
            <w:rFonts w:hint="default" w:ascii="Arial" w:hAnsi="Arial" w:cs="Arial"/>
            <w:sz w:val="20"/>
            <w:szCs w:val="20"/>
            <w:lang w:val="es"/>
          </w:rPr>
          <w:t xml:space="preserve">thus </w:t>
        </w:r>
      </w:ins>
      <w:r>
        <w:rPr>
          <w:rFonts w:hint="default" w:ascii="Arial" w:hAnsi="Arial" w:cs="Arial"/>
          <w:sz w:val="20"/>
          <w:szCs w:val="20"/>
        </w:rPr>
        <w:t xml:space="preserve">each misclassified interval weighs proportionally more than its duration suggests. Within this window, the direct </w:t>
      </w:r>
      <w:del w:id="111" w:author="felipe" w:date="2026-10-11T15:45:53Z">
        <w:commentRangeStart w:id="9"/>
        <w:r>
          <w:rPr>
            <w:rFonts w:hint="default" w:ascii="Arial" w:hAnsi="Arial" w:cs="Arial"/>
            <w:sz w:val="20"/>
            <w:szCs w:val="20"/>
            <w:lang w:val="en-US"/>
          </w:rPr>
          <w:delText>instrumental</w:delText>
        </w:r>
      </w:del>
      <w:ins w:id="112" w:author="felipe" w:date="2026-10-11T15:45:53Z">
        <w:r>
          <w:rPr>
            <w:rFonts w:hint="default" w:ascii="Arial" w:hAnsi="Arial" w:cs="Arial"/>
            <w:sz w:val="20"/>
            <w:szCs w:val="20"/>
            <w:lang w:val="es"/>
          </w:rPr>
          <w:t>c</w:t>
        </w:r>
      </w:ins>
      <w:ins w:id="113" w:author="felipe" w:date="2026-10-11T15:45:54Z">
        <w:r>
          <w:rPr>
            <w:rFonts w:hint="default" w:ascii="Arial" w:hAnsi="Arial" w:cs="Arial"/>
            <w:sz w:val="20"/>
            <w:szCs w:val="20"/>
            <w:lang w:val="es"/>
          </w:rPr>
          <w:t>ollec</w:t>
        </w:r>
      </w:ins>
      <w:ins w:id="114" w:author="felipe" w:date="2026-10-11T15:45:55Z">
        <w:r>
          <w:rPr>
            <w:rFonts w:hint="default" w:ascii="Arial" w:hAnsi="Arial" w:cs="Arial"/>
            <w:sz w:val="20"/>
            <w:szCs w:val="20"/>
            <w:lang w:val="es"/>
          </w:rPr>
          <w:t>tor</w:t>
        </w:r>
      </w:ins>
      <w:ins w:id="115" w:author="felipe" w:date="2026-10-11T15:46:05Z">
        <w:r>
          <w:rPr>
            <w:rFonts w:hint="default" w:ascii="Arial" w:hAnsi="Arial" w:cs="Arial"/>
            <w:sz w:val="20"/>
            <w:szCs w:val="20"/>
            <w:lang w:val="es"/>
          </w:rPr>
          <w:t>s</w:t>
        </w:r>
        <w:commentRangeEnd w:id="9"/>
      </w:ins>
      <w:r>
        <w:commentReference w:id="9"/>
      </w:r>
      <w:r>
        <w:rPr>
          <w:rFonts w:hint="default" w:ascii="Arial" w:hAnsi="Arial" w:cs="Arial"/>
          <w:sz w:val="20"/>
          <w:szCs w:val="20"/>
        </w:rPr>
        <w:t xml:space="preserve"> detection reports 49.2% </w:t>
      </w:r>
      <w:ins w:id="116" w:author="felipe" w:date="2026-10-11T15:46:52Z">
        <w:r>
          <w:rPr>
            <w:rFonts w:hint="default" w:ascii="Arial" w:hAnsi="Arial" w:cs="Arial"/>
            <w:sz w:val="20"/>
            <w:szCs w:val="20"/>
            <w:lang w:val="es"/>
          </w:rPr>
          <w:t xml:space="preserve">of </w:t>
        </w:r>
      </w:ins>
      <w:r>
        <w:rPr>
          <w:rFonts w:hint="default" w:ascii="Arial" w:hAnsi="Arial" w:cs="Arial"/>
          <w:sz w:val="20"/>
          <w:szCs w:val="20"/>
        </w:rPr>
        <w:t>fog</w:t>
      </w:r>
      <w:ins w:id="117" w:author="felipe" w:date="2026-10-11T15:46:54Z">
        <w:r>
          <w:rPr>
            <w:rFonts w:hint="default" w:ascii="Arial" w:hAnsi="Arial" w:cs="Arial"/>
            <w:sz w:val="20"/>
            <w:szCs w:val="20"/>
            <w:lang w:val="es"/>
          </w:rPr>
          <w:t xml:space="preserve"> oc</w:t>
        </w:r>
      </w:ins>
      <w:ins w:id="118" w:author="felipe" w:date="2026-10-11T15:46:55Z">
        <w:r>
          <w:rPr>
            <w:rFonts w:hint="default" w:ascii="Arial" w:hAnsi="Arial" w:cs="Arial"/>
            <w:sz w:val="20"/>
            <w:szCs w:val="20"/>
            <w:lang w:val="es"/>
          </w:rPr>
          <w:t>curra</w:t>
        </w:r>
      </w:ins>
      <w:ins w:id="119" w:author="felipe" w:date="2026-10-11T15:46:56Z">
        <w:r>
          <w:rPr>
            <w:rFonts w:hint="default" w:ascii="Arial" w:hAnsi="Arial" w:cs="Arial"/>
            <w:sz w:val="20"/>
            <w:szCs w:val="20"/>
            <w:lang w:val="es"/>
          </w:rPr>
          <w:t>nce</w:t>
        </w:r>
      </w:ins>
      <w:r>
        <w:rPr>
          <w:rFonts w:hint="default" w:ascii="Arial" w:hAnsi="Arial" w:cs="Arial"/>
          <w:sz w:val="20"/>
          <w:szCs w:val="20"/>
        </w:rPr>
        <w:t xml:space="preserve">, 46.8% mixed fog and dew, and only 4.0% dew </w:t>
      </w:r>
      <w:ins w:id="120" w:author="felipe" w:date="2026-10-11T15:47:02Z">
        <w:r>
          <w:rPr>
            <w:rFonts w:hint="default" w:ascii="Arial" w:hAnsi="Arial" w:cs="Arial"/>
            <w:sz w:val="20"/>
            <w:szCs w:val="20"/>
            <w:lang w:val="es"/>
          </w:rPr>
          <w:t>occ</w:t>
        </w:r>
      </w:ins>
      <w:ins w:id="121" w:author="felipe" w:date="2026-10-11T15:47:03Z">
        <w:r>
          <w:rPr>
            <w:rFonts w:hint="default" w:ascii="Arial" w:hAnsi="Arial" w:cs="Arial"/>
            <w:sz w:val="20"/>
            <w:szCs w:val="20"/>
            <w:lang w:val="es"/>
          </w:rPr>
          <w:t>urance</w:t>
        </w:r>
      </w:ins>
      <w:ins w:id="122" w:author="felipe" w:date="2026-10-11T15:47:05Z">
        <w:r>
          <w:rPr>
            <w:rFonts w:hint="default" w:ascii="Arial" w:hAnsi="Arial" w:cs="Arial"/>
            <w:sz w:val="20"/>
            <w:szCs w:val="20"/>
            <w:lang w:val="es"/>
          </w:rPr>
          <w:t xml:space="preserve"> </w:t>
        </w:r>
      </w:ins>
      <w:r>
        <w:rPr>
          <w:rFonts w:hint="default" w:ascii="Arial" w:hAnsi="Arial" w:cs="Arial"/>
          <w:sz w:val="20"/>
          <w:szCs w:val="20"/>
        </w:rPr>
        <w:t>(</w:t>
      </w:r>
      <w:r>
        <w:rPr>
          <w:rFonts w:hint="default" w:ascii="Arial" w:hAnsi="Arial" w:cs="Arial"/>
          <w:sz w:val="20"/>
          <w:szCs w:val="20"/>
        </w:rPr>
        <w:fldChar w:fldCharType="begin"/>
      </w:r>
      <w:r>
        <w:rPr>
          <w:rFonts w:hint="default" w:ascii="Arial" w:hAnsi="Arial" w:cs="Arial"/>
          <w:sz w:val="20"/>
          <w:szCs w:val="20"/>
        </w:rPr>
        <w:instrText xml:space="preserve"> HYPERLINK \l "fig-classification" \h </w:instrText>
      </w:r>
      <w:r>
        <w:rPr>
          <w:rFonts w:hint="default" w:ascii="Arial" w:hAnsi="Arial" w:cs="Arial"/>
          <w:sz w:val="20"/>
          <w:szCs w:val="20"/>
        </w:rPr>
        <w:fldChar w:fldCharType="separate"/>
      </w:r>
      <w:r>
        <w:rPr>
          <w:rStyle w:val="24"/>
          <w:rFonts w:hint="default" w:ascii="Arial" w:hAnsi="Arial" w:cs="Arial"/>
          <w:sz w:val="20"/>
          <w:szCs w:val="20"/>
        </w:rPr>
        <w:t>Figure 2</w:t>
      </w:r>
      <w:r>
        <w:rPr>
          <w:rStyle w:val="24"/>
          <w:rFonts w:hint="default" w:ascii="Arial" w:hAnsi="Arial" w:cs="Arial"/>
          <w:sz w:val="20"/>
          <w:szCs w:val="20"/>
        </w:rPr>
        <w:fldChar w:fldCharType="end"/>
      </w:r>
      <w:r>
        <w:rPr>
          <w:rFonts w:hint="default" w:ascii="Arial" w:hAnsi="Arial" w:cs="Arial"/>
          <w:sz w:val="20"/>
          <w:szCs w:val="20"/>
        </w:rPr>
        <w:t xml:space="preserve">, B). However, </w:t>
      </w:r>
      <w:del w:id="123" w:author="felipe" w:date="2026-10-11T15:47:15Z">
        <w:r>
          <w:rPr>
            <w:rFonts w:hint="default" w:ascii="Arial" w:hAnsi="Arial" w:cs="Arial"/>
            <w:sz w:val="20"/>
            <w:szCs w:val="20"/>
            <w:lang w:val="en-US"/>
          </w:rPr>
          <w:delText>once</w:delText>
        </w:r>
      </w:del>
      <w:ins w:id="124" w:author="felipe" w:date="2026-10-11T15:47:15Z">
        <w:r>
          <w:rPr>
            <w:rFonts w:hint="default" w:ascii="Arial" w:hAnsi="Arial" w:cs="Arial"/>
            <w:sz w:val="20"/>
            <w:szCs w:val="20"/>
            <w:lang w:val="es"/>
          </w:rPr>
          <w:t>b</w:t>
        </w:r>
      </w:ins>
      <w:ins w:id="125" w:author="felipe" w:date="2026-10-11T15:47:16Z">
        <w:r>
          <w:rPr>
            <w:rFonts w:hint="default" w:ascii="Arial" w:hAnsi="Arial" w:cs="Arial"/>
            <w:sz w:val="20"/>
            <w:szCs w:val="20"/>
            <w:lang w:val="es"/>
          </w:rPr>
          <w:t>y anal</w:t>
        </w:r>
      </w:ins>
      <w:ins w:id="126" w:author="felipe" w:date="2026-10-11T15:47:20Z">
        <w:r>
          <w:rPr>
            <w:rFonts w:hint="default" w:ascii="Arial" w:hAnsi="Arial" w:cs="Arial"/>
            <w:sz w:val="20"/>
            <w:szCs w:val="20"/>
            <w:lang w:val="es"/>
          </w:rPr>
          <w:t>y</w:t>
        </w:r>
      </w:ins>
      <w:ins w:id="127" w:author="felipe" w:date="2026-10-11T15:47:17Z">
        <w:r>
          <w:rPr>
            <w:rFonts w:hint="default" w:ascii="Arial" w:hAnsi="Arial" w:cs="Arial"/>
            <w:sz w:val="20"/>
            <w:szCs w:val="20"/>
            <w:lang w:val="es"/>
          </w:rPr>
          <w:t>sing</w:t>
        </w:r>
      </w:ins>
      <w:r>
        <w:rPr>
          <w:rFonts w:hint="default" w:ascii="Arial" w:hAnsi="Arial" w:cs="Arial"/>
          <w:sz w:val="20"/>
          <w:szCs w:val="20"/>
        </w:rPr>
        <w:t xml:space="preserve"> visibility </w:t>
      </w:r>
      <w:del w:id="128" w:author="felipe" w:date="2026-10-11T15:47:28Z">
        <w:r>
          <w:rPr>
            <w:rFonts w:hint="default" w:ascii="Arial" w:hAnsi="Arial" w:cs="Arial"/>
            <w:sz w:val="20"/>
            <w:szCs w:val="20"/>
            <w:lang w:val="en-US"/>
          </w:rPr>
          <w:delText>is analysed together with the</w:delText>
        </w:r>
      </w:del>
      <w:ins w:id="129" w:author="felipe" w:date="2026-10-11T15:47:28Z">
        <w:r>
          <w:rPr>
            <w:rFonts w:hint="default" w:ascii="Arial" w:hAnsi="Arial" w:cs="Arial"/>
            <w:sz w:val="20"/>
            <w:szCs w:val="20"/>
            <w:lang w:val="es"/>
          </w:rPr>
          <w:t>comp</w:t>
        </w:r>
      </w:ins>
      <w:ins w:id="130" w:author="felipe" w:date="2026-10-11T15:47:29Z">
        <w:r>
          <w:rPr>
            <w:rFonts w:hint="default" w:ascii="Arial" w:hAnsi="Arial" w:cs="Arial"/>
            <w:sz w:val="20"/>
            <w:szCs w:val="20"/>
            <w:lang w:val="es"/>
          </w:rPr>
          <w:t>lemented</w:t>
        </w:r>
      </w:ins>
      <w:ins w:id="131" w:author="felipe" w:date="2026-10-11T15:47:30Z">
        <w:r>
          <w:rPr>
            <w:rFonts w:hint="default" w:ascii="Arial" w:hAnsi="Arial" w:cs="Arial"/>
            <w:sz w:val="20"/>
            <w:szCs w:val="20"/>
            <w:lang w:val="es"/>
          </w:rPr>
          <w:t xml:space="preserve"> by</w:t>
        </w:r>
      </w:ins>
      <w:r>
        <w:rPr>
          <w:rFonts w:hint="default" w:ascii="Arial" w:hAnsi="Arial" w:cs="Arial"/>
          <w:sz w:val="20"/>
          <w:szCs w:val="20"/>
        </w:rPr>
        <w:t xml:space="preserve"> satellite observation of FLC, the reclassification shifts to 54.2% </w:t>
      </w:r>
      <w:ins w:id="132" w:author="felipe" w:date="2026-10-11T15:47:39Z">
        <w:r>
          <w:rPr>
            <w:rFonts w:hint="default" w:ascii="Arial" w:hAnsi="Arial" w:cs="Arial"/>
            <w:sz w:val="20"/>
            <w:szCs w:val="20"/>
            <w:lang w:val="es"/>
          </w:rPr>
          <w:t>for</w:t>
        </w:r>
      </w:ins>
      <w:ins w:id="133" w:author="felipe" w:date="2026-10-11T15:47:40Z">
        <w:r>
          <w:rPr>
            <w:rFonts w:hint="default" w:ascii="Arial" w:hAnsi="Arial" w:cs="Arial"/>
            <w:sz w:val="20"/>
            <w:szCs w:val="20"/>
            <w:lang w:val="es"/>
          </w:rPr>
          <w:t xml:space="preserve"> </w:t>
        </w:r>
      </w:ins>
      <w:r>
        <w:rPr>
          <w:rFonts w:hint="default" w:ascii="Arial" w:hAnsi="Arial" w:cs="Arial"/>
          <w:sz w:val="20"/>
          <w:szCs w:val="20"/>
        </w:rPr>
        <w:t>fog</w:t>
      </w:r>
      <w:ins w:id="134" w:author="felipe" w:date="2026-10-11T15:47:41Z">
        <w:r>
          <w:rPr>
            <w:rFonts w:hint="default" w:ascii="Arial" w:hAnsi="Arial" w:cs="Arial"/>
            <w:sz w:val="20"/>
            <w:szCs w:val="20"/>
            <w:lang w:val="es"/>
          </w:rPr>
          <w:t xml:space="preserve"> occu</w:t>
        </w:r>
      </w:ins>
      <w:ins w:id="135" w:author="felipe" w:date="2026-10-11T15:47:42Z">
        <w:r>
          <w:rPr>
            <w:rFonts w:hint="default" w:ascii="Arial" w:hAnsi="Arial" w:cs="Arial"/>
            <w:sz w:val="20"/>
            <w:szCs w:val="20"/>
            <w:lang w:val="es"/>
          </w:rPr>
          <w:t>rance</w:t>
        </w:r>
      </w:ins>
      <w:r>
        <w:rPr>
          <w:rFonts w:hint="default" w:ascii="Arial" w:hAnsi="Arial" w:cs="Arial"/>
          <w:sz w:val="20"/>
          <w:szCs w:val="20"/>
        </w:rPr>
        <w:t xml:space="preserve"> and 45.8% </w:t>
      </w:r>
      <w:ins w:id="136" w:author="felipe" w:date="2026-10-11T15:47:46Z">
        <w:r>
          <w:rPr>
            <w:rFonts w:hint="default" w:ascii="Arial" w:hAnsi="Arial" w:cs="Arial"/>
            <w:sz w:val="20"/>
            <w:szCs w:val="20"/>
            <w:lang w:val="es"/>
          </w:rPr>
          <w:t xml:space="preserve">for </w:t>
        </w:r>
      </w:ins>
      <w:r>
        <w:rPr>
          <w:rFonts w:hint="default" w:ascii="Arial" w:hAnsi="Arial" w:cs="Arial"/>
          <w:sz w:val="20"/>
          <w:szCs w:val="20"/>
        </w:rPr>
        <w:t>dew</w:t>
      </w:r>
      <w:ins w:id="137" w:author="felipe" w:date="2026-10-11T15:47:48Z">
        <w:r>
          <w:rPr>
            <w:rFonts w:hint="default" w:ascii="Arial" w:hAnsi="Arial" w:cs="Arial"/>
            <w:sz w:val="20"/>
            <w:szCs w:val="20"/>
            <w:lang w:val="es"/>
          </w:rPr>
          <w:t xml:space="preserve"> occur</w:t>
        </w:r>
      </w:ins>
      <w:ins w:id="138" w:author="felipe" w:date="2026-10-11T15:47:49Z">
        <w:r>
          <w:rPr>
            <w:rFonts w:hint="default" w:ascii="Arial" w:hAnsi="Arial" w:cs="Arial"/>
            <w:sz w:val="20"/>
            <w:szCs w:val="20"/>
            <w:lang w:val="es"/>
          </w:rPr>
          <w:t>ance</w:t>
        </w:r>
      </w:ins>
      <w:r>
        <w:rPr>
          <w:rFonts w:hint="default" w:ascii="Arial" w:hAnsi="Arial" w:cs="Arial"/>
          <w:sz w:val="20"/>
          <w:szCs w:val="20"/>
        </w:rPr>
        <w:t xml:space="preserve"> (</w:t>
      </w:r>
      <w:r>
        <w:rPr>
          <w:rFonts w:hint="default" w:ascii="Arial" w:hAnsi="Arial" w:cs="Arial"/>
          <w:sz w:val="20"/>
          <w:szCs w:val="20"/>
        </w:rPr>
        <w:fldChar w:fldCharType="begin"/>
      </w:r>
      <w:r>
        <w:rPr>
          <w:rFonts w:hint="default" w:ascii="Arial" w:hAnsi="Arial" w:cs="Arial"/>
          <w:sz w:val="20"/>
          <w:szCs w:val="20"/>
        </w:rPr>
        <w:instrText xml:space="preserve"> HYPERLINK \l "fig-classification" \h </w:instrText>
      </w:r>
      <w:r>
        <w:rPr>
          <w:rFonts w:hint="default" w:ascii="Arial" w:hAnsi="Arial" w:cs="Arial"/>
          <w:sz w:val="20"/>
          <w:szCs w:val="20"/>
        </w:rPr>
        <w:fldChar w:fldCharType="separate"/>
      </w:r>
      <w:r>
        <w:rPr>
          <w:rStyle w:val="24"/>
          <w:rFonts w:hint="default" w:ascii="Arial" w:hAnsi="Arial" w:cs="Arial"/>
          <w:sz w:val="20"/>
          <w:szCs w:val="20"/>
        </w:rPr>
        <w:t>Figure 2</w:t>
      </w:r>
      <w:r>
        <w:rPr>
          <w:rStyle w:val="24"/>
          <w:rFonts w:hint="default" w:ascii="Arial" w:hAnsi="Arial" w:cs="Arial"/>
          <w:sz w:val="20"/>
          <w:szCs w:val="20"/>
        </w:rPr>
        <w:fldChar w:fldCharType="end"/>
      </w:r>
      <w:r>
        <w:rPr>
          <w:rFonts w:hint="default" w:ascii="Arial" w:hAnsi="Arial" w:cs="Arial"/>
          <w:sz w:val="20"/>
          <w:szCs w:val="20"/>
        </w:rPr>
        <w:t xml:space="preserve">, C). This </w:t>
      </w:r>
      <w:del w:id="139" w:author="felipe" w:date="2026-10-11T15:47:58Z">
        <w:r>
          <w:rPr>
            <w:rFonts w:hint="default" w:ascii="Arial" w:hAnsi="Arial" w:cs="Arial"/>
            <w:sz w:val="20"/>
            <w:szCs w:val="20"/>
            <w:lang w:val="en-US"/>
          </w:rPr>
          <w:delText>large</w:delText>
        </w:r>
      </w:del>
      <w:ins w:id="140" w:author="felipe" w:date="2026-10-11T15:47:58Z">
        <w:r>
          <w:rPr>
            <w:rFonts w:hint="default" w:ascii="Arial" w:hAnsi="Arial" w:cs="Arial"/>
            <w:sz w:val="20"/>
            <w:szCs w:val="20"/>
            <w:lang w:val="es"/>
          </w:rPr>
          <w:t>sign</w:t>
        </w:r>
      </w:ins>
      <w:ins w:id="141" w:author="felipe" w:date="2026-10-11T15:47:59Z">
        <w:r>
          <w:rPr>
            <w:rFonts w:hint="default" w:ascii="Arial" w:hAnsi="Arial" w:cs="Arial"/>
            <w:sz w:val="20"/>
            <w:szCs w:val="20"/>
            <w:lang w:val="es"/>
          </w:rPr>
          <w:t>ific</w:t>
        </w:r>
      </w:ins>
      <w:ins w:id="142" w:author="felipe" w:date="2026-10-11T15:48:00Z">
        <w:r>
          <w:rPr>
            <w:rFonts w:hint="default" w:ascii="Arial" w:hAnsi="Arial" w:cs="Arial"/>
            <w:sz w:val="20"/>
            <w:szCs w:val="20"/>
            <w:lang w:val="es"/>
          </w:rPr>
          <w:t>ativ</w:t>
        </w:r>
      </w:ins>
      <w:ins w:id="143" w:author="felipe" w:date="2026-10-11T15:48:01Z">
        <w:r>
          <w:rPr>
            <w:rFonts w:hint="default" w:ascii="Arial" w:hAnsi="Arial" w:cs="Arial"/>
            <w:sz w:val="20"/>
            <w:szCs w:val="20"/>
            <w:lang w:val="es"/>
          </w:rPr>
          <w:t>e</w:t>
        </w:r>
      </w:ins>
      <w:r>
        <w:rPr>
          <w:rFonts w:hint="default" w:ascii="Arial" w:hAnsi="Arial" w:cs="Arial"/>
          <w:sz w:val="20"/>
          <w:szCs w:val="20"/>
        </w:rPr>
        <w:t xml:space="preserve"> change evidences that </w:t>
      </w:r>
      <w:ins w:id="144" w:author="felipe" w:date="2026-10-11T15:48:06Z">
        <w:r>
          <w:rPr>
            <w:rFonts w:hint="default" w:ascii="Arial" w:hAnsi="Arial" w:cs="Arial"/>
            <w:sz w:val="20"/>
            <w:szCs w:val="20"/>
            <w:lang w:val="es"/>
          </w:rPr>
          <w:t>fog and</w:t>
        </w:r>
      </w:ins>
      <w:ins w:id="145" w:author="felipe" w:date="2026-10-11T15:48:07Z">
        <w:r>
          <w:rPr>
            <w:rFonts w:hint="default" w:ascii="Arial" w:hAnsi="Arial" w:cs="Arial"/>
            <w:sz w:val="20"/>
            <w:szCs w:val="20"/>
            <w:lang w:val="es"/>
          </w:rPr>
          <w:t xml:space="preserve"> dew</w:t>
        </w:r>
      </w:ins>
      <w:del w:id="146" w:author="felipe" w:date="2026-10-11T15:48:05Z">
        <w:r>
          <w:rPr>
            <w:rFonts w:hint="default" w:ascii="Arial" w:hAnsi="Arial" w:cs="Arial"/>
            <w:sz w:val="20"/>
            <w:szCs w:val="20"/>
          </w:rPr>
          <w:delText>the</w:delText>
        </w:r>
      </w:del>
      <w:r>
        <w:rPr>
          <w:rFonts w:hint="default" w:ascii="Arial" w:hAnsi="Arial" w:cs="Arial"/>
          <w:sz w:val="20"/>
          <w:szCs w:val="20"/>
        </w:rPr>
        <w:t xml:space="preserve"> collectors overlap in 46.8% of the </w:t>
      </w:r>
      <w:ins w:id="147" w:author="felipe" w:date="2026-10-11T15:48:16Z">
        <w:r>
          <w:rPr>
            <w:rFonts w:hint="default" w:ascii="Arial" w:hAnsi="Arial" w:cs="Arial"/>
            <w:sz w:val="20"/>
            <w:szCs w:val="20"/>
            <w:lang w:val="es"/>
          </w:rPr>
          <w:t>tot</w:t>
        </w:r>
      </w:ins>
      <w:ins w:id="148" w:author="felipe" w:date="2026-10-11T15:48:17Z">
        <w:r>
          <w:rPr>
            <w:rFonts w:hint="default" w:ascii="Arial" w:hAnsi="Arial" w:cs="Arial"/>
            <w:sz w:val="20"/>
            <w:szCs w:val="20"/>
            <w:lang w:val="es"/>
          </w:rPr>
          <w:t xml:space="preserve">al </w:t>
        </w:r>
      </w:ins>
      <w:r>
        <w:rPr>
          <w:rFonts w:hint="default" w:ascii="Arial" w:hAnsi="Arial" w:cs="Arial"/>
          <w:sz w:val="20"/>
          <w:szCs w:val="20"/>
        </w:rPr>
        <w:t xml:space="preserve">atmospheric water inputs </w:t>
      </w:r>
      <w:del w:id="149" w:author="felipe" w:date="2026-10-11T15:48:21Z">
        <w:r>
          <w:rPr>
            <w:rFonts w:hint="default" w:ascii="Arial" w:hAnsi="Arial" w:cs="Arial"/>
            <w:sz w:val="20"/>
            <w:szCs w:val="20"/>
            <w:lang w:val="en-US"/>
          </w:rPr>
          <w:delText>measured</w:delText>
        </w:r>
      </w:del>
      <w:ins w:id="150" w:author="felipe" w:date="2026-10-11T15:48:21Z">
        <w:r>
          <w:rPr>
            <w:rFonts w:hint="default" w:ascii="Arial" w:hAnsi="Arial" w:cs="Arial"/>
            <w:sz w:val="20"/>
            <w:szCs w:val="20"/>
            <w:lang w:val="es"/>
          </w:rPr>
          <w:t>occu</w:t>
        </w:r>
      </w:ins>
      <w:ins w:id="151" w:author="felipe" w:date="2026-10-11T15:48:22Z">
        <w:r>
          <w:rPr>
            <w:rFonts w:hint="default" w:ascii="Arial" w:hAnsi="Arial" w:cs="Arial"/>
            <w:sz w:val="20"/>
            <w:szCs w:val="20"/>
            <w:lang w:val="es"/>
          </w:rPr>
          <w:t>rance</w:t>
        </w:r>
      </w:ins>
      <w:del w:id="152" w:author="felipe" w:date="2026-10-11T15:48:26Z">
        <w:r>
          <w:rPr>
            <w:rFonts w:hint="default" w:ascii="Arial" w:hAnsi="Arial" w:cs="Arial"/>
            <w:sz w:val="20"/>
            <w:szCs w:val="20"/>
          </w:rPr>
          <w:delText xml:space="preserve"> by any of the collectors</w:delText>
        </w:r>
      </w:del>
      <w:r>
        <w:rPr>
          <w:rFonts w:hint="default" w:ascii="Arial" w:hAnsi="Arial" w:cs="Arial"/>
          <w:sz w:val="20"/>
          <w:szCs w:val="20"/>
        </w:rPr>
        <w:t>. Th</w:t>
      </w:r>
      <w:del w:id="153" w:author="felipe" w:date="2026-10-11T15:48:33Z">
        <w:r>
          <w:rPr>
            <w:rFonts w:hint="default" w:ascii="Arial" w:hAnsi="Arial" w:cs="Arial"/>
            <w:sz w:val="20"/>
            <w:szCs w:val="20"/>
            <w:lang w:val="en-US"/>
          </w:rPr>
          <w:delText>e instrumental</w:delText>
        </w:r>
      </w:del>
      <w:ins w:id="154" w:author="felipe" w:date="2026-10-11T15:48:33Z">
        <w:r>
          <w:rPr>
            <w:rFonts w:hint="default" w:ascii="Arial" w:hAnsi="Arial" w:cs="Arial"/>
            <w:sz w:val="20"/>
            <w:szCs w:val="20"/>
            <w:lang w:val="es"/>
          </w:rPr>
          <w:t>is</w:t>
        </w:r>
      </w:ins>
      <w:ins w:id="155" w:author="felipe" w:date="2026-10-11T15:48:34Z">
        <w:r>
          <w:rPr>
            <w:rFonts w:hint="default" w:ascii="Arial" w:hAnsi="Arial" w:cs="Arial"/>
            <w:sz w:val="20"/>
            <w:szCs w:val="20"/>
            <w:lang w:val="es"/>
          </w:rPr>
          <w:t xml:space="preserve"> </w:t>
        </w:r>
      </w:ins>
      <w:ins w:id="156" w:author="felipe" w:date="2026-10-11T15:48:35Z">
        <w:r>
          <w:rPr>
            <w:rFonts w:hint="default" w:ascii="Arial" w:hAnsi="Arial" w:cs="Arial"/>
            <w:sz w:val="20"/>
            <w:szCs w:val="20"/>
            <w:lang w:val="es"/>
          </w:rPr>
          <w:t>in</w:t>
        </w:r>
      </w:ins>
      <w:ins w:id="157" w:author="felipe" w:date="2026-10-11T15:48:36Z">
        <w:r>
          <w:rPr>
            <w:rFonts w:hint="default" w:ascii="Arial" w:hAnsi="Arial" w:cs="Arial"/>
            <w:sz w:val="20"/>
            <w:szCs w:val="20"/>
            <w:lang w:val="es"/>
          </w:rPr>
          <w:t>strument</w:t>
        </w:r>
      </w:ins>
      <w:ins w:id="158" w:author="felipe" w:date="2026-10-11T15:48:37Z">
        <w:r>
          <w:rPr>
            <w:rFonts w:hint="default" w:ascii="Arial" w:hAnsi="Arial" w:cs="Arial"/>
            <w:sz w:val="20"/>
            <w:szCs w:val="20"/>
            <w:lang w:val="es"/>
          </w:rPr>
          <w:t>al</w:t>
        </w:r>
      </w:ins>
      <w:r>
        <w:rPr>
          <w:rFonts w:hint="default" w:ascii="Arial" w:hAnsi="Arial" w:cs="Arial"/>
          <w:sz w:val="20"/>
          <w:szCs w:val="20"/>
        </w:rPr>
        <w:t xml:space="preserve"> overlap is not an isolated noise; once corrected, the fraction of dew</w:t>
      </w:r>
      <w:ins w:id="159" w:author="felipe" w:date="2026-10-11T15:48:48Z">
        <w:r>
          <w:rPr>
            <w:rFonts w:hint="default" w:ascii="Arial" w:hAnsi="Arial" w:cs="Arial"/>
            <w:sz w:val="20"/>
            <w:szCs w:val="20"/>
            <w:lang w:val="es"/>
          </w:rPr>
          <w:t xml:space="preserve"> </w:t>
        </w:r>
      </w:ins>
      <w:ins w:id="160" w:author="felipe" w:date="2026-10-11T15:48:49Z">
        <w:r>
          <w:rPr>
            <w:rFonts w:hint="default" w:ascii="Arial" w:hAnsi="Arial" w:cs="Arial"/>
            <w:sz w:val="20"/>
            <w:szCs w:val="20"/>
            <w:lang w:val="es"/>
          </w:rPr>
          <w:t>ocurran</w:t>
        </w:r>
      </w:ins>
      <w:ins w:id="161" w:author="felipe" w:date="2026-10-11T15:48:50Z">
        <w:r>
          <w:rPr>
            <w:rFonts w:hint="default" w:ascii="Arial" w:hAnsi="Arial" w:cs="Arial"/>
            <w:sz w:val="20"/>
            <w:szCs w:val="20"/>
            <w:lang w:val="es"/>
          </w:rPr>
          <w:t>ce</w:t>
        </w:r>
      </w:ins>
      <w:del w:id="162" w:author="felipe" w:date="2026-10-11T15:48:53Z">
        <w:r>
          <w:rPr>
            <w:rFonts w:hint="default" w:ascii="Arial" w:hAnsi="Arial" w:cs="Arial"/>
            <w:sz w:val="20"/>
            <w:szCs w:val="20"/>
          </w:rPr>
          <w:delText xml:space="preserve"> time</w:delText>
        </w:r>
      </w:del>
      <w:r>
        <w:rPr>
          <w:rFonts w:hint="default" w:ascii="Arial" w:hAnsi="Arial" w:cs="Arial"/>
          <w:sz w:val="20"/>
          <w:szCs w:val="20"/>
        </w:rPr>
        <w:t xml:space="preserve"> increases </w:t>
      </w:r>
      <w:del w:id="163" w:author="felipe" w:date="2026-10-11T15:48:59Z">
        <w:r>
          <w:rPr>
            <w:rFonts w:hint="default" w:ascii="Arial" w:hAnsi="Arial" w:cs="Arial"/>
            <w:sz w:val="20"/>
            <w:szCs w:val="20"/>
            <w:lang w:val="en-US"/>
          </w:rPr>
          <w:delText>by</w:delText>
        </w:r>
      </w:del>
      <w:ins w:id="164" w:author="felipe" w:date="2026-10-11T15:48:59Z">
        <w:r>
          <w:rPr>
            <w:rFonts w:hint="default" w:ascii="Arial" w:hAnsi="Arial" w:cs="Arial"/>
            <w:sz w:val="20"/>
            <w:szCs w:val="20"/>
            <w:lang w:val="es"/>
          </w:rPr>
          <w:t>i</w:t>
        </w:r>
      </w:ins>
      <w:ins w:id="165" w:author="felipe" w:date="2026-10-11T15:49:00Z">
        <w:r>
          <w:rPr>
            <w:rFonts w:hint="default" w:ascii="Arial" w:hAnsi="Arial" w:cs="Arial"/>
            <w:sz w:val="20"/>
            <w:szCs w:val="20"/>
            <w:lang w:val="es"/>
          </w:rPr>
          <w:t>n</w:t>
        </w:r>
      </w:ins>
      <w:r>
        <w:rPr>
          <w:rFonts w:hint="default" w:ascii="Arial" w:hAnsi="Arial" w:cs="Arial"/>
          <w:sz w:val="20"/>
          <w:szCs w:val="20"/>
        </w:rPr>
        <w:t xml:space="preserve"> one order of magnitude, from 4.0% to 45.8%. </w:t>
      </w:r>
      <w:del w:id="166" w:author="felipe" w:date="2026-10-11T15:49:59Z">
        <w:r>
          <w:rPr>
            <w:rFonts w:hint="default" w:ascii="Arial" w:hAnsi="Arial" w:cs="Arial"/>
            <w:sz w:val="20"/>
            <w:szCs w:val="20"/>
            <w:lang w:val="en-US"/>
          </w:rPr>
          <w:delText>Over the whole</w:delText>
        </w:r>
      </w:del>
      <w:ins w:id="167" w:author="felipe" w:date="2026-10-11T15:50:05Z">
        <w:r>
          <w:rPr>
            <w:rFonts w:hint="default" w:ascii="Arial" w:hAnsi="Arial" w:cs="Arial"/>
            <w:sz w:val="20"/>
            <w:szCs w:val="20"/>
            <w:lang w:val="es"/>
          </w:rPr>
          <w:t>C</w:t>
        </w:r>
      </w:ins>
      <w:ins w:id="168" w:author="felipe" w:date="2026-10-11T15:50:00Z">
        <w:r>
          <w:rPr>
            <w:rFonts w:hint="default" w:ascii="Arial" w:hAnsi="Arial" w:cs="Arial"/>
            <w:sz w:val="20"/>
            <w:szCs w:val="20"/>
            <w:lang w:val="es"/>
          </w:rPr>
          <w:t>onsi</w:t>
        </w:r>
      </w:ins>
      <w:ins w:id="169" w:author="felipe" w:date="2026-10-11T15:50:01Z">
        <w:r>
          <w:rPr>
            <w:rFonts w:hint="default" w:ascii="Arial" w:hAnsi="Arial" w:cs="Arial"/>
            <w:sz w:val="20"/>
            <w:szCs w:val="20"/>
            <w:lang w:val="es"/>
          </w:rPr>
          <w:t>dering</w:t>
        </w:r>
      </w:ins>
      <w:r>
        <w:rPr>
          <w:rFonts w:hint="default" w:ascii="Arial" w:hAnsi="Arial" w:cs="Arial"/>
          <w:sz w:val="20"/>
          <w:szCs w:val="20"/>
        </w:rPr>
        <w:t xml:space="preserve"> </w:t>
      </w:r>
      <w:ins w:id="170" w:author="felipe" w:date="2026-10-11T15:49:39Z">
        <w:r>
          <w:rPr>
            <w:rFonts w:hint="default" w:ascii="Arial" w:hAnsi="Arial" w:cs="Arial"/>
            <w:sz w:val="20"/>
            <w:szCs w:val="20"/>
            <w:lang w:val="es"/>
          </w:rPr>
          <w:t>th</w:t>
        </w:r>
      </w:ins>
      <w:ins w:id="171" w:author="felipe" w:date="2026-10-11T15:49:40Z">
        <w:r>
          <w:rPr>
            <w:rFonts w:hint="default" w:ascii="Arial" w:hAnsi="Arial" w:cs="Arial"/>
            <w:sz w:val="20"/>
            <w:szCs w:val="20"/>
            <w:lang w:val="es"/>
          </w:rPr>
          <w:t>e</w:t>
        </w:r>
      </w:ins>
      <w:ins w:id="172" w:author="felipe" w:date="2026-10-11T15:50:08Z">
        <w:r>
          <w:rPr>
            <w:rFonts w:hint="default" w:ascii="Arial" w:hAnsi="Arial" w:cs="Arial"/>
            <w:sz w:val="20"/>
            <w:szCs w:val="20"/>
            <w:lang w:val="es"/>
          </w:rPr>
          <w:t xml:space="preserve"> entir</w:t>
        </w:r>
      </w:ins>
      <w:ins w:id="173" w:author="felipe" w:date="2026-10-11T15:50:09Z">
        <w:r>
          <w:rPr>
            <w:rFonts w:hint="default" w:ascii="Arial" w:hAnsi="Arial" w:cs="Arial"/>
            <w:sz w:val="20"/>
            <w:szCs w:val="20"/>
            <w:lang w:val="es"/>
          </w:rPr>
          <w:t>e</w:t>
        </w:r>
      </w:ins>
      <w:ins w:id="174" w:author="felipe" w:date="2026-10-11T15:49:40Z">
        <w:r>
          <w:rPr>
            <w:rFonts w:hint="default" w:ascii="Arial" w:hAnsi="Arial" w:cs="Arial"/>
            <w:sz w:val="20"/>
            <w:szCs w:val="20"/>
            <w:lang w:val="es"/>
          </w:rPr>
          <w:t xml:space="preserve"> </w:t>
        </w:r>
      </w:ins>
      <w:r>
        <w:rPr>
          <w:rFonts w:hint="default" w:ascii="Arial" w:hAnsi="Arial" w:cs="Arial"/>
          <w:sz w:val="20"/>
          <w:szCs w:val="20"/>
        </w:rPr>
        <w:t>year</w:t>
      </w:r>
      <w:ins w:id="175" w:author="felipe" w:date="2026-10-11T15:50:11Z">
        <w:r>
          <w:rPr>
            <w:rFonts w:hint="default" w:ascii="Arial" w:hAnsi="Arial" w:cs="Arial"/>
            <w:sz w:val="20"/>
            <w:szCs w:val="20"/>
            <w:lang w:val="es"/>
          </w:rPr>
          <w:t xml:space="preserve"> 2024</w:t>
        </w:r>
      </w:ins>
      <w:r>
        <w:rPr>
          <w:rFonts w:hint="default" w:ascii="Arial" w:hAnsi="Arial" w:cs="Arial"/>
          <w:sz w:val="20"/>
          <w:szCs w:val="20"/>
        </w:rPr>
        <w:t xml:space="preserve">, the reclassified fog frequency </w:t>
      </w:r>
      <w:del w:id="176" w:author="felipe" w:date="2026-10-11T15:50:19Z">
        <w:r>
          <w:rPr>
            <w:rFonts w:hint="default" w:ascii="Arial" w:hAnsi="Arial" w:cs="Arial"/>
            <w:sz w:val="20"/>
            <w:szCs w:val="20"/>
            <w:lang w:val="en-US"/>
          </w:rPr>
          <w:delText>is</w:delText>
        </w:r>
      </w:del>
      <w:ins w:id="177" w:author="felipe" w:date="2026-10-11T15:50:19Z">
        <w:r>
          <w:rPr>
            <w:rFonts w:hint="default" w:ascii="Arial" w:hAnsi="Arial" w:cs="Arial"/>
            <w:sz w:val="20"/>
            <w:szCs w:val="20"/>
            <w:lang w:val="es"/>
          </w:rPr>
          <w:t>read</w:t>
        </w:r>
      </w:ins>
      <w:ins w:id="178" w:author="felipe" w:date="2026-10-11T15:50:20Z">
        <w:r>
          <w:rPr>
            <w:rFonts w:hint="default" w:ascii="Arial" w:hAnsi="Arial" w:cs="Arial"/>
            <w:sz w:val="20"/>
            <w:szCs w:val="20"/>
            <w:lang w:val="es"/>
          </w:rPr>
          <w:t>s</w:t>
        </w:r>
      </w:ins>
      <w:r>
        <w:rPr>
          <w:rFonts w:hint="default" w:ascii="Arial" w:hAnsi="Arial" w:cs="Arial"/>
          <w:sz w:val="20"/>
          <w:szCs w:val="20"/>
        </w:rPr>
        <w:t xml:space="preserve"> 4.7% of the 10-min records and the dew frequency</w:t>
      </w:r>
      <w:del w:id="179" w:author="felipe" w:date="2026-10-11T15:50:26Z">
        <w:r>
          <w:rPr>
            <w:rFonts w:hint="default" w:ascii="Arial" w:hAnsi="Arial" w:cs="Arial"/>
            <w:sz w:val="20"/>
            <w:szCs w:val="20"/>
          </w:rPr>
          <w:delText xml:space="preserve"> is</w:delText>
        </w:r>
      </w:del>
      <w:r>
        <w:rPr>
          <w:rFonts w:hint="default" w:ascii="Arial" w:hAnsi="Arial" w:cs="Arial"/>
          <w:sz w:val="20"/>
          <w:szCs w:val="20"/>
        </w:rPr>
        <w:t xml:space="preserve"> 3.9%. The fog frequency agrees with two observations that are independent of the collectors, namely the frequency of FLC detected by GOES-16 over the station (4.4% of the 10-min records of 2024) and the frequency of visibility below 1000 m (5.2% of the records with available visibility).</w:t>
      </w:r>
    </w:p>
    <w:tbl>
      <w:tblPr>
        <w:tblStyle w:val="44"/>
        <w:tblW w:w="5000" w:type="pct"/>
        <w:tblInd w:w="0" w:type="dxa"/>
        <w:tblLayout w:type="fixed"/>
        <w:tblCellMar>
          <w:top w:w="0" w:type="dxa"/>
          <w:left w:w="108" w:type="dxa"/>
          <w:bottom w:w="0" w:type="dxa"/>
          <w:right w:w="108" w:type="dxa"/>
        </w:tblCellMar>
      </w:tblPr>
      <w:tblGrid>
        <w:gridCol w:w="9576"/>
      </w:tblGrid>
      <w:tr>
        <w:tc>
          <w:tcPr>
            <w:tcW w:w="7920" w:type="dxa"/>
          </w:tcPr>
          <w:p>
            <w:pPr>
              <w:pStyle w:val="27"/>
              <w:jc w:val="both"/>
              <w:rPr>
                <w:rFonts w:hint="default" w:ascii="Arial" w:hAnsi="Arial" w:cs="Arial"/>
                <w:sz w:val="20"/>
                <w:szCs w:val="20"/>
              </w:rPr>
            </w:pPr>
            <w:bookmarkStart w:id="16" w:name="fig-classification"/>
            <w:r>
              <w:rPr>
                <w:rFonts w:hint="default" w:ascii="Arial" w:hAnsi="Arial" w:cs="Arial"/>
                <w:sz w:val="20"/>
                <w:szCs w:val="20"/>
              </w:rPr>
              <w:drawing>
                <wp:inline distT="0" distB="0" distL="0" distR="0">
                  <wp:extent cx="5334000" cy="2962910"/>
                  <wp:effectExtent l="0" t="0" r="0" b="0"/>
                  <wp:docPr id="2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pic:cNvPicPr>
                            <a:picLocks noChangeAspect="1" noChangeArrowheads="1"/>
                          </pic:cNvPicPr>
                        </pic:nvPicPr>
                        <pic:blipFill>
                          <a:blip r:embed="rId7"/>
                          <a:stretch>
                            <a:fillRect/>
                          </a:stretch>
                        </pic:blipFill>
                        <pic:spPr>
                          <a:xfrm>
                            <a:off x="0" y="0"/>
                            <a:ext cx="5334000" cy="2963333"/>
                          </a:xfrm>
                          <a:prstGeom prst="rect">
                            <a:avLst/>
                          </a:prstGeom>
                          <a:noFill/>
                          <a:ln w="9525">
                            <a:noFill/>
                          </a:ln>
                        </pic:spPr>
                      </pic:pic>
                    </a:graphicData>
                  </a:graphic>
                </wp:inline>
              </w:drawing>
            </w:r>
          </w:p>
          <w:p>
            <w:pPr>
              <w:pStyle w:val="48"/>
              <w:spacing w:before="200"/>
              <w:jc w:val="both"/>
              <w:rPr>
                <w:rFonts w:hint="default" w:ascii="Arial" w:hAnsi="Arial" w:cs="Arial"/>
                <w:sz w:val="20"/>
                <w:szCs w:val="20"/>
              </w:rPr>
            </w:pPr>
            <w:r>
              <w:rPr>
                <w:rFonts w:hint="default" w:ascii="Arial" w:hAnsi="Arial" w:cs="Arial"/>
                <w:sz w:val="20"/>
                <w:szCs w:val="20"/>
              </w:rPr>
              <w:t>Figure 2: Classification of atmospheric water occurrences at station OYA1211 during 2024. (A) Proportion of the 10-min records of the year with atmospheric water (fog or dew collection) and without occurrences. (B) Internal distribution of the atmospheric water records according to the instrumental detection by the standard fog collector (SFC) and the standard dew collector (SDC). (C) Internal distribution after the classification based on visibility and GOES-16 fog and low clouds (FLC) detection.</w:t>
            </w:r>
          </w:p>
          <w:bookmarkEnd w:id="16"/>
        </w:tc>
      </w:tr>
    </w:tbl>
    <w:p>
      <w:pPr>
        <w:pStyle w:val="3"/>
        <w:jc w:val="both"/>
        <w:rPr>
          <w:rFonts w:hint="default" w:ascii="Arial" w:hAnsi="Arial" w:cs="Arial"/>
          <w:sz w:val="20"/>
          <w:szCs w:val="20"/>
        </w:rPr>
      </w:pPr>
      <w:r>
        <w:rPr>
          <w:rFonts w:hint="default" w:ascii="Arial" w:hAnsi="Arial" w:cs="Arial"/>
          <w:sz w:val="20"/>
          <w:szCs w:val="20"/>
        </w:rPr>
        <w:t xml:space="preserve">The </w:t>
      </w:r>
      <w:ins w:id="180" w:author="felipe" w:date="2026-10-11T15:52:15Z">
        <w:r>
          <w:rPr>
            <w:rFonts w:hint="default" w:ascii="Arial" w:hAnsi="Arial" w:cs="Arial"/>
            <w:sz w:val="20"/>
            <w:szCs w:val="20"/>
            <w:lang w:val="es"/>
          </w:rPr>
          <w:t>de</w:t>
        </w:r>
      </w:ins>
      <w:ins w:id="181" w:author="felipe" w:date="2026-10-11T15:52:16Z">
        <w:r>
          <w:rPr>
            <w:rFonts w:hint="default" w:ascii="Arial" w:hAnsi="Arial" w:cs="Arial"/>
            <w:sz w:val="20"/>
            <w:szCs w:val="20"/>
            <w:lang w:val="es"/>
          </w:rPr>
          <w:t>ep</w:t>
        </w:r>
      </w:ins>
      <w:ins w:id="182" w:author="felipe" w:date="2026-10-11T15:52:18Z">
        <w:r>
          <w:rPr>
            <w:rFonts w:hint="default" w:ascii="Arial" w:hAnsi="Arial" w:cs="Arial"/>
            <w:sz w:val="20"/>
            <w:szCs w:val="20"/>
            <w:lang w:val="es"/>
          </w:rPr>
          <w:t>en th</w:t>
        </w:r>
      </w:ins>
      <w:ins w:id="183" w:author="felipe" w:date="2026-10-11T15:52:19Z">
        <w:r>
          <w:rPr>
            <w:rFonts w:hint="default" w:ascii="Arial" w:hAnsi="Arial" w:cs="Arial"/>
            <w:sz w:val="20"/>
            <w:szCs w:val="20"/>
            <w:lang w:val="es"/>
          </w:rPr>
          <w:t>e anal</w:t>
        </w:r>
      </w:ins>
      <w:ins w:id="184" w:author="felipe" w:date="2026-10-11T15:52:20Z">
        <w:r>
          <w:rPr>
            <w:rFonts w:hint="default" w:ascii="Arial" w:hAnsi="Arial" w:cs="Arial"/>
            <w:sz w:val="20"/>
            <w:szCs w:val="20"/>
            <w:lang w:val="es"/>
          </w:rPr>
          <w:t>ysis</w:t>
        </w:r>
      </w:ins>
      <w:ins w:id="185" w:author="felipe" w:date="2026-10-11T15:52:23Z">
        <w:r>
          <w:rPr>
            <w:rFonts w:hint="default" w:ascii="Arial" w:hAnsi="Arial" w:cs="Arial"/>
            <w:sz w:val="20"/>
            <w:szCs w:val="20"/>
            <w:lang w:val="es"/>
          </w:rPr>
          <w:t xml:space="preserve"> sh</w:t>
        </w:r>
      </w:ins>
      <w:ins w:id="186" w:author="felipe" w:date="2026-10-11T15:52:24Z">
        <w:r>
          <w:rPr>
            <w:rFonts w:hint="default" w:ascii="Arial" w:hAnsi="Arial" w:cs="Arial"/>
            <w:sz w:val="20"/>
            <w:szCs w:val="20"/>
            <w:lang w:val="es"/>
          </w:rPr>
          <w:t>o</w:t>
        </w:r>
      </w:ins>
      <w:ins w:id="187" w:author="felipe" w:date="2026-10-11T15:52:26Z">
        <w:r>
          <w:rPr>
            <w:rFonts w:hint="default" w:ascii="Arial" w:hAnsi="Arial" w:cs="Arial"/>
            <w:sz w:val="20"/>
            <w:szCs w:val="20"/>
            <w:lang w:val="es"/>
          </w:rPr>
          <w:t>wn</w:t>
        </w:r>
      </w:ins>
      <w:ins w:id="188" w:author="felipe" w:date="2026-10-11T15:52:28Z">
        <w:r>
          <w:rPr>
            <w:rFonts w:hint="default" w:ascii="Arial" w:hAnsi="Arial" w:cs="Arial"/>
            <w:sz w:val="20"/>
            <w:szCs w:val="20"/>
            <w:lang w:val="es"/>
          </w:rPr>
          <w:t xml:space="preserve"> in</w:t>
        </w:r>
      </w:ins>
      <w:ins w:id="189" w:author="felipe" w:date="2026-10-11T15:52:29Z">
        <w:r>
          <w:rPr>
            <w:rFonts w:hint="default" w:ascii="Arial" w:hAnsi="Arial" w:cs="Arial"/>
            <w:sz w:val="20"/>
            <w:szCs w:val="20"/>
            <w:lang w:val="es"/>
          </w:rPr>
          <w:t xml:space="preserve"> Fi</w:t>
        </w:r>
      </w:ins>
      <w:ins w:id="190" w:author="felipe" w:date="2026-10-11T15:52:30Z">
        <w:r>
          <w:rPr>
            <w:rFonts w:hint="default" w:ascii="Arial" w:hAnsi="Arial" w:cs="Arial"/>
            <w:sz w:val="20"/>
            <w:szCs w:val="20"/>
            <w:lang w:val="es"/>
          </w:rPr>
          <w:t>g</w:t>
        </w:r>
      </w:ins>
      <w:ins w:id="191" w:author="felipe" w:date="2026-10-11T15:52:31Z">
        <w:r>
          <w:rPr>
            <w:rFonts w:hint="default" w:ascii="Arial" w:hAnsi="Arial" w:cs="Arial"/>
            <w:sz w:val="20"/>
            <w:szCs w:val="20"/>
            <w:lang w:val="es"/>
          </w:rPr>
          <w:t xml:space="preserve">ure </w:t>
        </w:r>
      </w:ins>
      <w:ins w:id="192" w:author="felipe" w:date="2026-10-11T15:52:33Z">
        <w:r>
          <w:rPr>
            <w:rFonts w:hint="default" w:ascii="Arial" w:hAnsi="Arial" w:cs="Arial"/>
            <w:sz w:val="20"/>
            <w:szCs w:val="20"/>
            <w:lang w:val="es"/>
          </w:rPr>
          <w:t xml:space="preserve">2, </w:t>
        </w:r>
      </w:ins>
      <w:ins w:id="193" w:author="felipe" w:date="2026-10-11T15:52:40Z">
        <w:r>
          <w:rPr>
            <w:rFonts w:hint="default" w:ascii="Arial" w:hAnsi="Arial" w:cs="Arial"/>
            <w:sz w:val="20"/>
            <w:szCs w:val="20"/>
            <w:lang w:val="es"/>
          </w:rPr>
          <w:t>we</w:t>
        </w:r>
      </w:ins>
      <w:ins w:id="194" w:author="felipe" w:date="2026-10-11T15:52:41Z">
        <w:r>
          <w:rPr>
            <w:rFonts w:hint="default" w:ascii="Arial" w:hAnsi="Arial" w:cs="Arial"/>
            <w:sz w:val="20"/>
            <w:szCs w:val="20"/>
            <w:lang w:val="es"/>
          </w:rPr>
          <w:t xml:space="preserve"> focus</w:t>
        </w:r>
      </w:ins>
      <w:ins w:id="195" w:author="felipe" w:date="2026-10-11T15:52:42Z">
        <w:r>
          <w:rPr>
            <w:rFonts w:hint="default" w:ascii="Arial" w:hAnsi="Arial" w:cs="Arial"/>
            <w:sz w:val="20"/>
            <w:szCs w:val="20"/>
            <w:lang w:val="es"/>
          </w:rPr>
          <w:t xml:space="preserve"> </w:t>
        </w:r>
      </w:ins>
      <w:ins w:id="196" w:author="felipe" w:date="2026-10-11T15:52:43Z">
        <w:r>
          <w:rPr>
            <w:rFonts w:hint="default" w:ascii="Arial" w:hAnsi="Arial" w:cs="Arial"/>
            <w:sz w:val="20"/>
            <w:szCs w:val="20"/>
            <w:lang w:val="es"/>
          </w:rPr>
          <w:t>in anl</w:t>
        </w:r>
      </w:ins>
      <w:ins w:id="197" w:author="felipe" w:date="2026-10-11T15:52:46Z">
        <w:r>
          <w:rPr>
            <w:rFonts w:hint="default" w:ascii="Arial" w:hAnsi="Arial" w:cs="Arial"/>
            <w:sz w:val="20"/>
            <w:szCs w:val="20"/>
            <w:lang w:val="es"/>
          </w:rPr>
          <w:t>y</w:t>
        </w:r>
      </w:ins>
      <w:ins w:id="198" w:author="felipe" w:date="2026-10-11T15:52:47Z">
        <w:r>
          <w:rPr>
            <w:rFonts w:hint="default" w:ascii="Arial" w:hAnsi="Arial" w:cs="Arial"/>
            <w:sz w:val="20"/>
            <w:szCs w:val="20"/>
            <w:lang w:val="es"/>
          </w:rPr>
          <w:t>si</w:t>
        </w:r>
      </w:ins>
      <w:ins w:id="199" w:author="felipe" w:date="2026-10-11T15:52:49Z">
        <w:r>
          <w:rPr>
            <w:rFonts w:hint="default" w:ascii="Arial" w:hAnsi="Arial" w:cs="Arial"/>
            <w:sz w:val="20"/>
            <w:szCs w:val="20"/>
            <w:lang w:val="es"/>
          </w:rPr>
          <w:t>ng</w:t>
        </w:r>
      </w:ins>
      <w:del w:id="200" w:author="felipe" w:date="2026-10-11T15:52:39Z">
        <w:r>
          <w:rPr>
            <w:rFonts w:hint="default" w:ascii="Arial" w:hAnsi="Arial" w:cs="Arial"/>
            <w:sz w:val="20"/>
            <w:szCs w:val="20"/>
          </w:rPr>
          <w:delText>way in which the classification criteria operate is illustrated</w:delText>
        </w:r>
      </w:del>
      <w:r>
        <w:rPr>
          <w:rFonts w:hint="default" w:ascii="Arial" w:hAnsi="Arial" w:cs="Arial"/>
          <w:sz w:val="20"/>
          <w:szCs w:val="20"/>
        </w:rPr>
        <w:t xml:space="preserve"> </w:t>
      </w:r>
      <w:del w:id="201" w:author="felipe" w:date="2026-10-11T15:52:53Z">
        <w:r>
          <w:rPr>
            <w:rFonts w:hint="default" w:ascii="Arial" w:hAnsi="Arial" w:cs="Arial"/>
            <w:sz w:val="20"/>
            <w:szCs w:val="20"/>
            <w:lang w:val="en-US"/>
          </w:rPr>
          <w:delText>for</w:delText>
        </w:r>
      </w:del>
      <w:ins w:id="202" w:author="felipe" w:date="2026-10-11T15:52:53Z">
        <w:r>
          <w:rPr>
            <w:rFonts w:hint="default" w:ascii="Arial" w:hAnsi="Arial" w:cs="Arial"/>
            <w:sz w:val="20"/>
            <w:szCs w:val="20"/>
            <w:lang w:val="es"/>
          </w:rPr>
          <w:t>four</w:t>
        </w:r>
      </w:ins>
      <w:r>
        <w:rPr>
          <w:rFonts w:hint="default" w:ascii="Arial" w:hAnsi="Arial" w:cs="Arial"/>
          <w:sz w:val="20"/>
          <w:szCs w:val="20"/>
        </w:rPr>
        <w:t xml:space="preserve"> specific days in </w:t>
      </w:r>
      <w:r>
        <w:rPr>
          <w:rFonts w:hint="default" w:ascii="Arial" w:hAnsi="Arial" w:cs="Arial"/>
          <w:sz w:val="20"/>
          <w:szCs w:val="20"/>
        </w:rPr>
        <w:fldChar w:fldCharType="begin"/>
      </w:r>
      <w:r>
        <w:rPr>
          <w:rFonts w:hint="default" w:ascii="Arial" w:hAnsi="Arial" w:cs="Arial"/>
          <w:sz w:val="20"/>
          <w:szCs w:val="20"/>
        </w:rPr>
        <w:instrText xml:space="preserve"> HYPERLINK \l "fig-typical-days" \h </w:instrText>
      </w:r>
      <w:r>
        <w:rPr>
          <w:rFonts w:hint="default" w:ascii="Arial" w:hAnsi="Arial" w:cs="Arial"/>
          <w:sz w:val="20"/>
          <w:szCs w:val="20"/>
        </w:rPr>
        <w:fldChar w:fldCharType="separate"/>
      </w:r>
      <w:r>
        <w:rPr>
          <w:rStyle w:val="24"/>
          <w:rFonts w:hint="default" w:ascii="Arial" w:hAnsi="Arial" w:cs="Arial"/>
          <w:sz w:val="20"/>
          <w:szCs w:val="20"/>
        </w:rPr>
        <w:t>Figure 3</w:t>
      </w:r>
      <w:r>
        <w:rPr>
          <w:rStyle w:val="24"/>
          <w:rFonts w:hint="default" w:ascii="Arial" w:hAnsi="Arial" w:cs="Arial"/>
          <w:sz w:val="20"/>
          <w:szCs w:val="20"/>
        </w:rPr>
        <w:fldChar w:fldCharType="end"/>
      </w:r>
      <w:ins w:id="203" w:author="felipe" w:date="2026-10-11T15:52:59Z">
        <w:r>
          <w:rPr>
            <w:rStyle w:val="24"/>
            <w:rFonts w:hint="default" w:ascii="Arial" w:hAnsi="Arial" w:cs="Arial"/>
            <w:sz w:val="20"/>
            <w:szCs w:val="20"/>
            <w:lang w:val="es"/>
          </w:rPr>
          <w:t>, whic</w:t>
        </w:r>
      </w:ins>
      <w:ins w:id="204" w:author="felipe" w:date="2026-10-11T15:53:00Z">
        <w:r>
          <w:rPr>
            <w:rStyle w:val="24"/>
            <w:rFonts w:hint="default" w:ascii="Arial" w:hAnsi="Arial" w:cs="Arial"/>
            <w:sz w:val="20"/>
            <w:szCs w:val="20"/>
            <w:lang w:val="es"/>
          </w:rPr>
          <w:t>h</w:t>
        </w:r>
      </w:ins>
      <w:ins w:id="205" w:author="felipe" w:date="2026-10-11T15:53:03Z">
        <w:r>
          <w:rPr>
            <w:rStyle w:val="24"/>
            <w:rFonts w:hint="default" w:ascii="Arial" w:hAnsi="Arial" w:cs="Arial"/>
            <w:sz w:val="20"/>
            <w:szCs w:val="20"/>
            <w:lang w:val="es"/>
          </w:rPr>
          <w:t xml:space="preserve"> are </w:t>
        </w:r>
      </w:ins>
      <w:ins w:id="206" w:author="felipe" w:date="2026-10-11T15:53:04Z">
        <w:r>
          <w:rPr>
            <w:rStyle w:val="24"/>
            <w:rFonts w:hint="default" w:ascii="Arial" w:hAnsi="Arial" w:cs="Arial"/>
            <w:sz w:val="20"/>
            <w:szCs w:val="20"/>
            <w:lang w:val="es"/>
          </w:rPr>
          <w:t>exampl</w:t>
        </w:r>
      </w:ins>
      <w:ins w:id="207" w:author="felipe" w:date="2026-10-11T15:53:05Z">
        <w:r>
          <w:rPr>
            <w:rStyle w:val="24"/>
            <w:rFonts w:hint="default" w:ascii="Arial" w:hAnsi="Arial" w:cs="Arial"/>
            <w:sz w:val="20"/>
            <w:szCs w:val="20"/>
            <w:lang w:val="es"/>
          </w:rPr>
          <w:t>e of t</w:t>
        </w:r>
      </w:ins>
      <w:ins w:id="208" w:author="felipe" w:date="2026-10-11T15:53:06Z">
        <w:r>
          <w:rPr>
            <w:rStyle w:val="24"/>
            <w:rFonts w:hint="default" w:ascii="Arial" w:hAnsi="Arial" w:cs="Arial"/>
            <w:sz w:val="20"/>
            <w:szCs w:val="20"/>
            <w:lang w:val="es"/>
          </w:rPr>
          <w:t>yp</w:t>
        </w:r>
      </w:ins>
      <w:ins w:id="209" w:author="felipe" w:date="2026-10-11T15:53:08Z">
        <w:r>
          <w:rPr>
            <w:rStyle w:val="24"/>
            <w:rFonts w:hint="default" w:ascii="Arial" w:hAnsi="Arial" w:cs="Arial"/>
            <w:sz w:val="20"/>
            <w:szCs w:val="20"/>
            <w:lang w:val="es"/>
          </w:rPr>
          <w:t>ical</w:t>
        </w:r>
      </w:ins>
      <w:ins w:id="210" w:author="felipe" w:date="2026-10-11T15:53:09Z">
        <w:r>
          <w:rPr>
            <w:rStyle w:val="24"/>
            <w:rFonts w:hint="default" w:ascii="Arial" w:hAnsi="Arial" w:cs="Arial"/>
            <w:sz w:val="20"/>
            <w:szCs w:val="20"/>
            <w:lang w:val="es"/>
          </w:rPr>
          <w:t xml:space="preserve"> </w:t>
        </w:r>
      </w:ins>
      <w:ins w:id="211" w:author="felipe" w:date="2026-10-11T15:53:11Z">
        <w:r>
          <w:rPr>
            <w:rStyle w:val="24"/>
            <w:rFonts w:hint="default" w:ascii="Arial" w:hAnsi="Arial" w:cs="Arial"/>
            <w:sz w:val="20"/>
            <w:szCs w:val="20"/>
            <w:lang w:val="es"/>
          </w:rPr>
          <w:t>fog an</w:t>
        </w:r>
      </w:ins>
      <w:ins w:id="212" w:author="felipe" w:date="2026-10-11T15:53:12Z">
        <w:r>
          <w:rPr>
            <w:rStyle w:val="24"/>
            <w:rFonts w:hint="default" w:ascii="Arial" w:hAnsi="Arial" w:cs="Arial"/>
            <w:sz w:val="20"/>
            <w:szCs w:val="20"/>
            <w:lang w:val="es"/>
          </w:rPr>
          <w:t>d dew</w:t>
        </w:r>
      </w:ins>
      <w:ins w:id="213" w:author="felipe" w:date="2026-10-11T15:53:13Z">
        <w:r>
          <w:rPr>
            <w:rStyle w:val="24"/>
            <w:rFonts w:hint="default" w:ascii="Arial" w:hAnsi="Arial" w:cs="Arial"/>
            <w:sz w:val="20"/>
            <w:szCs w:val="20"/>
            <w:lang w:val="es"/>
          </w:rPr>
          <w:t xml:space="preserve"> </w:t>
        </w:r>
      </w:ins>
      <w:ins w:id="214" w:author="felipe" w:date="2026-10-11T19:10:59Z">
        <w:r>
          <w:rPr>
            <w:rStyle w:val="24"/>
            <w:rFonts w:hint="default" w:ascii="Arial" w:hAnsi="Arial" w:cs="Arial"/>
            <w:sz w:val="20"/>
            <w:szCs w:val="20"/>
            <w:lang w:val="es"/>
          </w:rPr>
          <w:t>events</w:t>
        </w:r>
      </w:ins>
      <w:r>
        <w:rPr>
          <w:rFonts w:hint="default" w:ascii="Arial" w:hAnsi="Arial" w:cs="Arial"/>
          <w:sz w:val="20"/>
          <w:szCs w:val="20"/>
        </w:rPr>
        <w:t xml:space="preserve">. </w:t>
      </w:r>
      <w:ins w:id="215" w:author="felipe" w:date="2026-10-11T19:11:18Z">
        <w:r>
          <w:rPr>
            <w:rFonts w:hint="default" w:ascii="Arial" w:hAnsi="Arial" w:cs="Arial"/>
            <w:sz w:val="20"/>
            <w:szCs w:val="20"/>
            <w:lang w:val="es"/>
          </w:rPr>
          <w:t>T</w:t>
        </w:r>
      </w:ins>
      <w:del w:id="216" w:author="felipe" w:date="2026-10-11T19:11:10Z">
        <w:r>
          <w:rPr>
            <w:rFonts w:hint="default" w:ascii="Arial" w:hAnsi="Arial" w:cs="Arial"/>
            <w:sz w:val="20"/>
            <w:szCs w:val="20"/>
          </w:rPr>
          <w:delText>T</w:delText>
        </w:r>
      </w:del>
      <w:r>
        <w:rPr>
          <w:rFonts w:hint="default" w:ascii="Arial" w:hAnsi="Arial" w:cs="Arial"/>
          <w:sz w:val="20"/>
          <w:szCs w:val="20"/>
        </w:rPr>
        <w:t>ypical fog days occur on April 28</w:t>
      </w:r>
      <w:r>
        <w:rPr>
          <w:rFonts w:hint="default" w:ascii="Arial" w:hAnsi="Arial" w:cs="Arial"/>
          <w:sz w:val="20"/>
          <w:szCs w:val="20"/>
          <w:vertAlign w:val="superscript"/>
          <w:rPrChange w:id="217" w:author="felipe" w:date="2026-10-11T15:53:47Z">
            <w:rPr>
              <w:rFonts w:hint="default" w:ascii="Arial" w:hAnsi="Arial" w:cs="Arial"/>
              <w:sz w:val="20"/>
              <w:szCs w:val="20"/>
            </w:rPr>
          </w:rPrChange>
        </w:rPr>
        <w:t>th</w:t>
      </w:r>
      <w:r>
        <w:rPr>
          <w:rFonts w:hint="default" w:ascii="Arial" w:hAnsi="Arial" w:cs="Arial"/>
          <w:sz w:val="20"/>
          <w:szCs w:val="20"/>
        </w:rPr>
        <w:t xml:space="preserve"> and September 21</w:t>
      </w:r>
      <w:r>
        <w:rPr>
          <w:rFonts w:hint="default" w:ascii="Arial" w:hAnsi="Arial" w:cs="Arial"/>
          <w:sz w:val="20"/>
          <w:szCs w:val="20"/>
          <w:vertAlign w:val="superscript"/>
          <w:rPrChange w:id="218" w:author="felipe" w:date="2026-10-11T15:53:53Z">
            <w:rPr>
              <w:rFonts w:hint="default" w:ascii="Arial" w:hAnsi="Arial" w:cs="Arial"/>
              <w:sz w:val="20"/>
              <w:szCs w:val="20"/>
            </w:rPr>
          </w:rPrChange>
        </w:rPr>
        <w:t>st</w:t>
      </w:r>
      <w:ins w:id="219" w:author="felipe" w:date="2026-10-11T19:11:25Z">
        <w:r>
          <w:rPr>
            <w:rFonts w:hint="default" w:ascii="Arial" w:hAnsi="Arial" w:cs="Arial"/>
            <w:sz w:val="20"/>
            <w:szCs w:val="20"/>
            <w:vertAlign w:val="baseline"/>
            <w:lang w:val="es"/>
            <w:rPrChange w:id="220" w:author="felipe" w:date="2026-10-11T19:11:28Z">
              <w:rPr>
                <w:rFonts w:hint="default" w:ascii="Arial" w:hAnsi="Arial" w:cs="Arial"/>
                <w:sz w:val="20"/>
                <w:szCs w:val="20"/>
                <w:vertAlign w:val="superscript"/>
                <w:lang w:val="es"/>
              </w:rPr>
            </w:rPrChange>
          </w:rPr>
          <w:t>,</w:t>
        </w:r>
      </w:ins>
      <w:ins w:id="221" w:author="felipe" w:date="2026-10-11T19:11:29Z">
        <w:r>
          <w:rPr>
            <w:rFonts w:hint="default" w:ascii="Arial" w:hAnsi="Arial" w:cs="Arial"/>
            <w:sz w:val="20"/>
            <w:szCs w:val="20"/>
            <w:vertAlign w:val="baseline"/>
            <w:lang w:val="es"/>
          </w:rPr>
          <w:t xml:space="preserve"> </w:t>
        </w:r>
      </w:ins>
      <w:ins w:id="222" w:author="felipe" w:date="2026-10-11T19:11:30Z">
        <w:r>
          <w:rPr>
            <w:rFonts w:hint="default" w:ascii="Arial" w:hAnsi="Arial" w:cs="Arial"/>
            <w:sz w:val="20"/>
            <w:szCs w:val="20"/>
            <w:vertAlign w:val="baseline"/>
            <w:lang w:val="es"/>
          </w:rPr>
          <w:t>202</w:t>
        </w:r>
      </w:ins>
      <w:ins w:id="223" w:author="felipe" w:date="2026-10-11T19:11:31Z">
        <w:r>
          <w:rPr>
            <w:rFonts w:hint="default" w:ascii="Arial" w:hAnsi="Arial" w:cs="Arial"/>
            <w:sz w:val="20"/>
            <w:szCs w:val="20"/>
            <w:vertAlign w:val="baseline"/>
            <w:lang w:val="es"/>
          </w:rPr>
          <w:t>4</w:t>
        </w:r>
      </w:ins>
      <w:r>
        <w:rPr>
          <w:rFonts w:hint="default" w:ascii="Arial" w:hAnsi="Arial" w:cs="Arial"/>
          <w:sz w:val="20"/>
          <w:szCs w:val="20"/>
        </w:rPr>
        <w:t>. On April 28</w:t>
      </w:r>
      <w:r>
        <w:rPr>
          <w:rFonts w:hint="default" w:ascii="Arial" w:hAnsi="Arial" w:cs="Arial"/>
          <w:sz w:val="20"/>
          <w:szCs w:val="20"/>
          <w:vertAlign w:val="superscript"/>
          <w:rPrChange w:id="224" w:author="felipe" w:date="2026-10-11T15:53:58Z">
            <w:rPr>
              <w:rFonts w:hint="default" w:ascii="Arial" w:hAnsi="Arial" w:cs="Arial"/>
              <w:sz w:val="20"/>
              <w:szCs w:val="20"/>
            </w:rPr>
          </w:rPrChange>
        </w:rPr>
        <w:t>th</w:t>
      </w:r>
      <w:r>
        <w:rPr>
          <w:rFonts w:hint="default" w:ascii="Arial" w:hAnsi="Arial" w:cs="Arial"/>
          <w:sz w:val="20"/>
          <w:szCs w:val="20"/>
        </w:rPr>
        <w:t>, visibility drops from 4000 m to near zero (minimum of 103 m) and remains below 1000 m from 04:40 to 12:00 UTC (00:40 to 08:00 local time</w:t>
      </w:r>
      <w:del w:id="225" w:author="felipe" w:date="2026-10-11T19:11:44Z">
        <w:r>
          <w:rPr>
            <w:rFonts w:hint="default" w:ascii="Arial" w:hAnsi="Arial" w:cs="Arial"/>
            <w:sz w:val="20"/>
            <w:szCs w:val="20"/>
          </w:rPr>
          <w:delText>, UT</w:delText>
        </w:r>
      </w:del>
      <w:del w:id="226" w:author="felipe" w:date="2026-10-11T19:11:43Z">
        <w:r>
          <w:rPr>
            <w:rFonts w:hint="default" w:ascii="Arial" w:hAnsi="Arial" w:cs="Arial"/>
            <w:sz w:val="20"/>
            <w:szCs w:val="20"/>
          </w:rPr>
          <w:delText>C−4</w:delText>
        </w:r>
      </w:del>
      <w:r>
        <w:rPr>
          <w:rFonts w:hint="default" w:ascii="Arial" w:hAnsi="Arial" w:cs="Arial"/>
          <w:sz w:val="20"/>
          <w:szCs w:val="20"/>
        </w:rPr>
        <w:t>). While visibility drops, GOES-16 indicates the presence of FLC (04:30 to 10:50 UTC) and both collectors register</w:t>
      </w:r>
      <w:ins w:id="227" w:author="felipe" w:date="2026-10-11T15:54:38Z">
        <w:r>
          <w:rPr>
            <w:rFonts w:hint="default" w:ascii="Arial" w:hAnsi="Arial" w:cs="Arial"/>
            <w:sz w:val="20"/>
            <w:szCs w:val="20"/>
            <w:lang w:val="es"/>
          </w:rPr>
          <w:t>ed</w:t>
        </w:r>
      </w:ins>
      <w:r>
        <w:rPr>
          <w:rFonts w:hint="default" w:ascii="Arial" w:hAnsi="Arial" w:cs="Arial"/>
          <w:sz w:val="20"/>
          <w:szCs w:val="20"/>
        </w:rPr>
        <w:t xml:space="preserve"> water, so the occurrence is classified as fog</w:t>
      </w:r>
      <w:del w:id="228" w:author="felipe" w:date="2026-10-11T15:54:58Z">
        <w:r>
          <w:rPr>
            <w:rFonts w:hint="default" w:ascii="Arial" w:hAnsi="Arial" w:cs="Arial"/>
            <w:sz w:val="20"/>
            <w:szCs w:val="20"/>
          </w:rPr>
          <w:delText xml:space="preserve"> because visibility remains below 1000 m during the collection period (</w:delText>
        </w:r>
      </w:del>
      <w:del w:id="229" w:author="felipe" w:date="2026-10-11T15:54:58Z">
        <w:r>
          <w:rPr>
            <w:rFonts w:hint="default" w:ascii="Arial" w:hAnsi="Arial" w:cs="Arial"/>
            <w:sz w:val="20"/>
            <w:szCs w:val="20"/>
          </w:rPr>
          <w:fldChar w:fldCharType="begin"/>
        </w:r>
      </w:del>
      <w:del w:id="230" w:author="felipe" w:date="2026-10-11T15:54:58Z">
        <w:r>
          <w:rPr>
            <w:rFonts w:hint="default" w:ascii="Arial" w:hAnsi="Arial" w:cs="Arial"/>
            <w:sz w:val="20"/>
            <w:szCs w:val="20"/>
          </w:rPr>
          <w:delInstrText xml:space="preserve"> HYPERLINK \l "eq-classification" \h </w:delInstrText>
        </w:r>
      </w:del>
      <w:del w:id="231" w:author="felipe" w:date="2026-10-11T15:54:58Z">
        <w:r>
          <w:rPr>
            <w:rFonts w:hint="default" w:ascii="Arial" w:hAnsi="Arial" w:cs="Arial"/>
            <w:sz w:val="20"/>
            <w:szCs w:val="20"/>
          </w:rPr>
          <w:fldChar w:fldCharType="separate"/>
        </w:r>
      </w:del>
      <w:del w:id="232" w:author="felipe" w:date="2026-10-11T15:54:58Z">
        <w:r>
          <w:rPr>
            <w:rStyle w:val="24"/>
            <w:rFonts w:hint="default" w:ascii="Arial" w:hAnsi="Arial" w:cs="Arial"/>
            <w:sz w:val="20"/>
            <w:szCs w:val="20"/>
          </w:rPr>
          <w:delText>Equation 1</w:delText>
        </w:r>
      </w:del>
      <w:del w:id="233" w:author="felipe" w:date="2026-10-11T15:54:58Z">
        <w:r>
          <w:rPr>
            <w:rStyle w:val="24"/>
            <w:rFonts w:hint="default" w:ascii="Arial" w:hAnsi="Arial" w:cs="Arial"/>
            <w:sz w:val="20"/>
            <w:szCs w:val="20"/>
          </w:rPr>
          <w:fldChar w:fldCharType="end"/>
        </w:r>
      </w:del>
      <w:del w:id="234" w:author="felipe" w:date="2026-10-11T15:54:58Z">
        <w:r>
          <w:rPr>
            <w:rFonts w:hint="default" w:ascii="Arial" w:hAnsi="Arial" w:cs="Arial"/>
            <w:sz w:val="20"/>
            <w:szCs w:val="20"/>
          </w:rPr>
          <w:delText>)</w:delText>
        </w:r>
      </w:del>
      <w:r>
        <w:rPr>
          <w:rFonts w:hint="default" w:ascii="Arial" w:hAnsi="Arial" w:cs="Arial"/>
          <w:sz w:val="20"/>
          <w:szCs w:val="20"/>
        </w:rPr>
        <w:t xml:space="preserve">. </w:t>
      </w:r>
      <w:ins w:id="235" w:author="felipe" w:date="2026-10-11T15:55:30Z">
        <w:r>
          <w:rPr>
            <w:rFonts w:hint="default" w:ascii="Arial" w:hAnsi="Arial" w:cs="Arial"/>
            <w:sz w:val="20"/>
            <w:szCs w:val="20"/>
            <w:lang w:val="es"/>
          </w:rPr>
          <w:t>Like</w:t>
        </w:r>
      </w:ins>
      <w:ins w:id="236" w:author="felipe" w:date="2026-10-11T15:55:31Z">
        <w:r>
          <w:rPr>
            <w:rFonts w:hint="default" w:ascii="Arial" w:hAnsi="Arial" w:cs="Arial"/>
            <w:sz w:val="20"/>
            <w:szCs w:val="20"/>
            <w:lang w:val="es"/>
          </w:rPr>
          <w:t xml:space="preserve">wise, </w:t>
        </w:r>
      </w:ins>
      <w:ins w:id="237" w:author="felipe" w:date="2026-10-11T15:55:35Z">
        <w:r>
          <w:rPr>
            <w:rFonts w:hint="default" w:ascii="Arial" w:hAnsi="Arial" w:cs="Arial"/>
            <w:sz w:val="20"/>
            <w:szCs w:val="20"/>
            <w:lang w:val="es"/>
          </w:rPr>
          <w:t>o</w:t>
        </w:r>
      </w:ins>
      <w:del w:id="238" w:author="felipe" w:date="2026-10-11T15:55:35Z">
        <w:r>
          <w:rPr>
            <w:rFonts w:hint="default" w:ascii="Arial" w:hAnsi="Arial" w:cs="Arial"/>
            <w:sz w:val="20"/>
            <w:szCs w:val="20"/>
          </w:rPr>
          <w:delText>O</w:delText>
        </w:r>
      </w:del>
      <w:r>
        <w:rPr>
          <w:rFonts w:hint="default" w:ascii="Arial" w:hAnsi="Arial" w:cs="Arial"/>
          <w:sz w:val="20"/>
          <w:szCs w:val="20"/>
        </w:rPr>
        <w:t>n September 21</w:t>
      </w:r>
      <w:commentRangeStart w:id="10"/>
      <w:r>
        <w:rPr>
          <w:rFonts w:hint="default" w:ascii="Arial" w:hAnsi="Arial" w:cs="Arial"/>
          <w:sz w:val="20"/>
          <w:szCs w:val="20"/>
          <w:vertAlign w:val="superscript"/>
          <w:rPrChange w:id="239" w:author="felipe" w:date="2026-10-11T19:12:00Z">
            <w:rPr>
              <w:rFonts w:hint="default" w:ascii="Arial" w:hAnsi="Arial" w:cs="Arial"/>
              <w:sz w:val="20"/>
              <w:szCs w:val="20"/>
            </w:rPr>
          </w:rPrChange>
        </w:rPr>
        <w:t>st</w:t>
      </w:r>
      <w:commentRangeEnd w:id="10"/>
      <w:r>
        <w:commentReference w:id="10"/>
      </w:r>
      <w:r>
        <w:rPr>
          <w:rFonts w:hint="default" w:ascii="Arial" w:hAnsi="Arial" w:cs="Arial"/>
          <w:sz w:val="20"/>
          <w:szCs w:val="20"/>
        </w:rPr>
        <w:t>, visibility also drops below 1000 m during the collection period (minimum of 218 m), from 04:30 to 13:20 UTC (01:30 to 10:20 local time, UTC−3), and GOES-16 detects FLC from 04:30 to 13:50 UTC. In this case only the SDC registers water, so the collectors would assign the occurrence to dew, whereas the reclassification assigns it to fog. Conversely, typical dew days occur on April 24</w:t>
      </w:r>
      <w:r>
        <w:rPr>
          <w:rFonts w:hint="default" w:ascii="Arial" w:hAnsi="Arial" w:cs="Arial"/>
          <w:sz w:val="20"/>
          <w:szCs w:val="20"/>
          <w:vertAlign w:val="superscript"/>
          <w:rPrChange w:id="240" w:author="felipe" w:date="2026-10-11T19:12:35Z">
            <w:rPr>
              <w:rFonts w:hint="default" w:ascii="Arial" w:hAnsi="Arial" w:cs="Arial"/>
              <w:sz w:val="20"/>
              <w:szCs w:val="20"/>
            </w:rPr>
          </w:rPrChange>
        </w:rPr>
        <w:t>th</w:t>
      </w:r>
      <w:r>
        <w:rPr>
          <w:rFonts w:hint="default" w:ascii="Arial" w:hAnsi="Arial" w:cs="Arial"/>
          <w:sz w:val="20"/>
          <w:szCs w:val="20"/>
        </w:rPr>
        <w:t xml:space="preserve"> and November 28</w:t>
      </w:r>
      <w:r>
        <w:rPr>
          <w:rFonts w:hint="default" w:ascii="Arial" w:hAnsi="Arial" w:cs="Arial"/>
          <w:sz w:val="20"/>
          <w:szCs w:val="20"/>
          <w:vertAlign w:val="superscript"/>
          <w:rPrChange w:id="241" w:author="felipe" w:date="2026-10-11T19:12:38Z">
            <w:rPr>
              <w:rFonts w:hint="default" w:ascii="Arial" w:hAnsi="Arial" w:cs="Arial"/>
              <w:sz w:val="20"/>
              <w:szCs w:val="20"/>
            </w:rPr>
          </w:rPrChange>
        </w:rPr>
        <w:t>th</w:t>
      </w:r>
      <w:ins w:id="242" w:author="felipe" w:date="2026-10-11T19:12:51Z">
        <w:r>
          <w:rPr>
            <w:rFonts w:hint="default" w:ascii="Arial" w:hAnsi="Arial" w:cs="Arial"/>
            <w:sz w:val="20"/>
            <w:szCs w:val="20"/>
            <w:vertAlign w:val="superscript"/>
            <w:lang w:val="es"/>
          </w:rPr>
          <w:t xml:space="preserve"> </w:t>
        </w:r>
      </w:ins>
      <w:ins w:id="243" w:author="felipe" w:date="2026-10-11T19:12:41Z">
        <w:r>
          <w:rPr>
            <w:rFonts w:hint="default" w:ascii="Arial" w:hAnsi="Arial" w:cs="Arial"/>
            <w:sz w:val="20"/>
            <w:szCs w:val="20"/>
            <w:vertAlign w:val="baseline"/>
            <w:lang w:val="es"/>
            <w:rPrChange w:id="244" w:author="felipe" w:date="2026-10-11T19:12:47Z">
              <w:rPr>
                <w:rFonts w:hint="default" w:ascii="Arial" w:hAnsi="Arial" w:cs="Arial"/>
                <w:sz w:val="20"/>
                <w:szCs w:val="20"/>
                <w:vertAlign w:val="superscript"/>
                <w:lang w:val="es"/>
              </w:rPr>
            </w:rPrChange>
          </w:rPr>
          <w:t>,</w:t>
        </w:r>
      </w:ins>
      <w:ins w:id="245" w:author="felipe" w:date="2026-10-11T19:12:43Z">
        <w:r>
          <w:rPr>
            <w:rFonts w:hint="default" w:ascii="Arial" w:hAnsi="Arial" w:cs="Arial"/>
            <w:sz w:val="20"/>
            <w:szCs w:val="20"/>
            <w:vertAlign w:val="baseline"/>
            <w:lang w:val="es"/>
            <w:rPrChange w:id="246" w:author="felipe" w:date="2026-10-11T19:12:47Z">
              <w:rPr>
                <w:rFonts w:hint="default" w:ascii="Arial" w:hAnsi="Arial" w:cs="Arial"/>
                <w:sz w:val="20"/>
                <w:szCs w:val="20"/>
                <w:vertAlign w:val="superscript"/>
                <w:lang w:val="es"/>
              </w:rPr>
            </w:rPrChange>
          </w:rPr>
          <w:t>2024</w:t>
        </w:r>
      </w:ins>
      <w:r>
        <w:rPr>
          <w:rFonts w:hint="default" w:ascii="Arial" w:hAnsi="Arial" w:cs="Arial"/>
          <w:sz w:val="20"/>
          <w:szCs w:val="20"/>
        </w:rPr>
        <w:t>. On April 24</w:t>
      </w:r>
      <w:r>
        <w:rPr>
          <w:rFonts w:hint="default" w:ascii="Arial" w:hAnsi="Arial" w:cs="Arial"/>
          <w:sz w:val="20"/>
          <w:szCs w:val="20"/>
          <w:vertAlign w:val="superscript"/>
          <w:rPrChange w:id="247" w:author="felipe" w:date="2026-10-11T19:12:55Z">
            <w:rPr>
              <w:rFonts w:hint="default" w:ascii="Arial" w:hAnsi="Arial" w:cs="Arial"/>
              <w:sz w:val="20"/>
              <w:szCs w:val="20"/>
            </w:rPr>
          </w:rPrChange>
        </w:rPr>
        <w:t>th</w:t>
      </w:r>
      <w:r>
        <w:rPr>
          <w:rFonts w:hint="default" w:ascii="Arial" w:hAnsi="Arial" w:cs="Arial"/>
          <w:sz w:val="20"/>
          <w:szCs w:val="20"/>
        </w:rPr>
        <w:t>, visibility remains above 1000 m all day (minimum of 1110 m at 09:20 UTC) and GOES-16 does not detect FLC, while only the SFC registers water from 03:40 to 12:50 UTC (23:40 to 08:50 local time</w:t>
      </w:r>
      <w:del w:id="248" w:author="felipe" w:date="2026-10-11T19:13:14Z">
        <w:r>
          <w:rPr>
            <w:rFonts w:hint="default" w:ascii="Arial" w:hAnsi="Arial" w:cs="Arial"/>
            <w:sz w:val="20"/>
            <w:szCs w:val="20"/>
          </w:rPr>
          <w:delText>, UTC−4</w:delText>
        </w:r>
      </w:del>
      <w:r>
        <w:rPr>
          <w:rFonts w:hint="default" w:ascii="Arial" w:hAnsi="Arial" w:cs="Arial"/>
          <w:sz w:val="20"/>
          <w:szCs w:val="20"/>
        </w:rPr>
        <w:t>). This occurrence is classified as dew because visibility remains above 1000 m, although the collectors would assign it to fog. On November 28</w:t>
      </w:r>
      <w:r>
        <w:rPr>
          <w:rFonts w:hint="default" w:ascii="Arial" w:hAnsi="Arial" w:cs="Arial"/>
          <w:sz w:val="20"/>
          <w:szCs w:val="20"/>
          <w:vertAlign w:val="superscript"/>
          <w:rPrChange w:id="249" w:author="felipe" w:date="2026-10-11T19:13:23Z">
            <w:rPr>
              <w:rFonts w:hint="default" w:ascii="Arial" w:hAnsi="Arial" w:cs="Arial"/>
              <w:sz w:val="20"/>
              <w:szCs w:val="20"/>
            </w:rPr>
          </w:rPrChange>
        </w:rPr>
        <w:t>th</w:t>
      </w:r>
      <w:r>
        <w:rPr>
          <w:rFonts w:hint="default" w:ascii="Arial" w:hAnsi="Arial" w:cs="Arial"/>
          <w:sz w:val="20"/>
          <w:szCs w:val="20"/>
        </w:rPr>
        <w:t>, visibility remains above 3300 m all day</w:t>
      </w:r>
      <w:ins w:id="250" w:author="felipe" w:date="2026-10-11T19:13:28Z">
        <w:r>
          <w:rPr>
            <w:rFonts w:hint="default" w:ascii="Arial" w:hAnsi="Arial" w:cs="Arial"/>
            <w:sz w:val="20"/>
            <w:szCs w:val="20"/>
            <w:lang w:val="es"/>
          </w:rPr>
          <w:t xml:space="preserve"> </w:t>
        </w:r>
      </w:ins>
      <w:ins w:id="251" w:author="felipe" w:date="2026-10-11T19:13:29Z">
        <w:r>
          <w:rPr>
            <w:rFonts w:hint="default" w:ascii="Arial" w:hAnsi="Arial" w:cs="Arial"/>
            <w:sz w:val="20"/>
            <w:szCs w:val="20"/>
            <w:lang w:val="es"/>
          </w:rPr>
          <w:t>long</w:t>
        </w:r>
      </w:ins>
      <w:r>
        <w:rPr>
          <w:rFonts w:hint="default" w:ascii="Arial" w:hAnsi="Arial" w:cs="Arial"/>
          <w:sz w:val="20"/>
          <w:szCs w:val="20"/>
        </w:rPr>
        <w:t xml:space="preserve"> and only the SFC registers water, from 03:00 to 10:50 UTC (00:00 to 07:50 local time</w:t>
      </w:r>
      <w:del w:id="252" w:author="felipe" w:date="2026-10-11T19:13:38Z">
        <w:r>
          <w:rPr>
            <w:rFonts w:hint="default" w:ascii="Arial" w:hAnsi="Arial" w:cs="Arial"/>
            <w:sz w:val="20"/>
            <w:szCs w:val="20"/>
          </w:rPr>
          <w:delText>,</w:delText>
        </w:r>
      </w:del>
      <w:del w:id="253" w:author="felipe" w:date="2026-10-11T19:13:36Z">
        <w:r>
          <w:rPr>
            <w:rFonts w:hint="default" w:ascii="Arial" w:hAnsi="Arial" w:cs="Arial"/>
            <w:sz w:val="20"/>
            <w:szCs w:val="20"/>
          </w:rPr>
          <w:delText xml:space="preserve"> UTC−3</w:delText>
        </w:r>
      </w:del>
      <w:r>
        <w:rPr>
          <w:rFonts w:hint="default" w:ascii="Arial" w:hAnsi="Arial" w:cs="Arial"/>
          <w:sz w:val="20"/>
          <w:szCs w:val="20"/>
        </w:rPr>
        <w:t>). During this period</w:t>
      </w:r>
      <w:ins w:id="254" w:author="felipe" w:date="2026-10-11T19:13:42Z">
        <w:r>
          <w:rPr>
            <w:rFonts w:hint="default" w:ascii="Arial" w:hAnsi="Arial" w:cs="Arial"/>
            <w:sz w:val="20"/>
            <w:szCs w:val="20"/>
            <w:lang w:val="es"/>
          </w:rPr>
          <w:t>,</w:t>
        </w:r>
      </w:ins>
      <w:r>
        <w:rPr>
          <w:rFonts w:hint="default" w:ascii="Arial" w:hAnsi="Arial" w:cs="Arial"/>
          <w:sz w:val="20"/>
          <w:szCs w:val="20"/>
        </w:rPr>
        <w:t xml:space="preserve"> GOES-16 detects FLC only at 04:00 UTC, and since visibility has priority over GOES-16 in the classification criteria, the occurrence is classified as dew. Days without occurrences and particular cases, such as May 17</w:t>
      </w:r>
      <w:r>
        <w:rPr>
          <w:rFonts w:hint="default" w:ascii="Arial" w:hAnsi="Arial" w:cs="Arial"/>
          <w:sz w:val="20"/>
          <w:szCs w:val="20"/>
          <w:vertAlign w:val="superscript"/>
          <w:rPrChange w:id="255" w:author="felipe" w:date="2026-10-11T19:13:56Z">
            <w:rPr>
              <w:rFonts w:hint="default" w:ascii="Arial" w:hAnsi="Arial" w:cs="Arial"/>
              <w:sz w:val="20"/>
              <w:szCs w:val="20"/>
            </w:rPr>
          </w:rPrChange>
        </w:rPr>
        <w:t>th</w:t>
      </w:r>
      <w:r>
        <w:rPr>
          <w:rFonts w:hint="default" w:ascii="Arial" w:hAnsi="Arial" w:cs="Arial"/>
          <w:sz w:val="20"/>
          <w:szCs w:val="20"/>
        </w:rPr>
        <w:t>, when erratic visibility alternates between fog and dew within the same day, are shown in Appendix A (</w:t>
      </w:r>
      <w:r>
        <w:rPr>
          <w:rFonts w:hint="default" w:ascii="Arial" w:hAnsi="Arial" w:cs="Arial"/>
          <w:sz w:val="20"/>
          <w:szCs w:val="20"/>
        </w:rPr>
        <w:fldChar w:fldCharType="begin"/>
      </w:r>
      <w:r>
        <w:rPr>
          <w:rFonts w:hint="default" w:ascii="Arial" w:hAnsi="Arial" w:cs="Arial"/>
          <w:sz w:val="20"/>
          <w:szCs w:val="20"/>
        </w:rPr>
        <w:instrText xml:space="preserve"> HYPERLINK \l "fig-particular-cases" \h </w:instrText>
      </w:r>
      <w:r>
        <w:rPr>
          <w:rFonts w:hint="default" w:ascii="Arial" w:hAnsi="Arial" w:cs="Arial"/>
          <w:sz w:val="20"/>
          <w:szCs w:val="20"/>
        </w:rPr>
        <w:fldChar w:fldCharType="separate"/>
      </w:r>
      <w:r>
        <w:rPr>
          <w:rStyle w:val="24"/>
          <w:rFonts w:hint="default" w:ascii="Arial" w:hAnsi="Arial" w:cs="Arial"/>
          <w:sz w:val="20"/>
          <w:szCs w:val="20"/>
        </w:rPr>
        <w:t>Figure 8</w:t>
      </w:r>
      <w:r>
        <w:rPr>
          <w:rStyle w:val="24"/>
          <w:rFonts w:hint="default" w:ascii="Arial" w:hAnsi="Arial" w:cs="Arial"/>
          <w:sz w:val="20"/>
          <w:szCs w:val="20"/>
        </w:rPr>
        <w:fldChar w:fldCharType="end"/>
      </w:r>
      <w:r>
        <w:rPr>
          <w:rFonts w:hint="default" w:ascii="Arial" w:hAnsi="Arial" w:cs="Arial"/>
          <w:sz w:val="20"/>
          <w:szCs w:val="20"/>
        </w:rPr>
        <w:t>).</w:t>
      </w:r>
    </w:p>
    <w:tbl>
      <w:tblPr>
        <w:tblStyle w:val="44"/>
        <w:tblW w:w="5000" w:type="pct"/>
        <w:tblInd w:w="0" w:type="dxa"/>
        <w:tblLayout w:type="fixed"/>
        <w:tblCellMar>
          <w:top w:w="0" w:type="dxa"/>
          <w:left w:w="108" w:type="dxa"/>
          <w:bottom w:w="0" w:type="dxa"/>
          <w:right w:w="108" w:type="dxa"/>
        </w:tblCellMar>
      </w:tblPr>
      <w:tblGrid>
        <w:gridCol w:w="9576"/>
      </w:tblGrid>
      <w:tr>
        <w:tblPrEx>
          <w:tblCellMar>
            <w:top w:w="0" w:type="dxa"/>
            <w:left w:w="108" w:type="dxa"/>
            <w:bottom w:w="0" w:type="dxa"/>
            <w:right w:w="108" w:type="dxa"/>
          </w:tblCellMar>
        </w:tblPrEx>
        <w:tc>
          <w:tcPr>
            <w:tcW w:w="7920" w:type="dxa"/>
          </w:tcPr>
          <w:p>
            <w:pPr>
              <w:pStyle w:val="27"/>
              <w:jc w:val="both"/>
              <w:rPr>
                <w:rFonts w:hint="default" w:ascii="Arial" w:hAnsi="Arial" w:cs="Arial"/>
                <w:sz w:val="20"/>
                <w:szCs w:val="20"/>
              </w:rPr>
            </w:pPr>
            <w:bookmarkStart w:id="17" w:name="fig-typical-days"/>
            <w:r>
              <w:rPr>
                <w:rFonts w:hint="default" w:ascii="Arial" w:hAnsi="Arial" w:cs="Arial"/>
                <w:sz w:val="20"/>
                <w:szCs w:val="20"/>
              </w:rPr>
              <w:drawing>
                <wp:inline distT="0" distB="0" distL="0" distR="0">
                  <wp:extent cx="5334000" cy="4267200"/>
                  <wp:effectExtent l="0" t="0" r="0" b="0"/>
                  <wp:docPr id="3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pic:cNvPicPr>
                            <a:picLocks noChangeAspect="1" noChangeArrowheads="1"/>
                          </pic:cNvPicPr>
                        </pic:nvPicPr>
                        <pic:blipFill>
                          <a:blip r:embed="rId8"/>
                          <a:stretch>
                            <a:fillRect/>
                          </a:stretch>
                        </pic:blipFill>
                        <pic:spPr>
                          <a:xfrm>
                            <a:off x="0" y="0"/>
                            <a:ext cx="5334000" cy="4267200"/>
                          </a:xfrm>
                          <a:prstGeom prst="rect">
                            <a:avLst/>
                          </a:prstGeom>
                          <a:noFill/>
                          <a:ln w="9525">
                            <a:noFill/>
                          </a:ln>
                        </pic:spPr>
                      </pic:pic>
                    </a:graphicData>
                  </a:graphic>
                </wp:inline>
              </w:drawing>
            </w:r>
          </w:p>
          <w:p>
            <w:pPr>
              <w:pStyle w:val="48"/>
              <w:spacing w:before="200"/>
              <w:jc w:val="both"/>
              <w:rPr>
                <w:rFonts w:hint="default" w:ascii="Arial" w:hAnsi="Arial" w:cs="Arial"/>
                <w:sz w:val="20"/>
                <w:szCs w:val="20"/>
              </w:rPr>
            </w:pPr>
            <w:r>
              <w:rPr>
                <w:rFonts w:hint="default" w:ascii="Arial" w:hAnsi="Arial" w:cs="Arial"/>
                <w:sz w:val="20"/>
                <w:szCs w:val="20"/>
              </w:rPr>
              <w:t xml:space="preserve">Figure 3: Typical fog and dew </w:t>
            </w:r>
            <w:del w:id="256" w:author="felipe" w:date="2026-10-11T19:14:11Z">
              <w:r>
                <w:rPr>
                  <w:rFonts w:hint="default" w:ascii="Arial" w:hAnsi="Arial" w:cs="Arial"/>
                  <w:sz w:val="20"/>
                  <w:szCs w:val="20"/>
                  <w:lang w:val="en-US"/>
                </w:rPr>
                <w:delText>days</w:delText>
              </w:r>
            </w:del>
            <w:ins w:id="257" w:author="felipe" w:date="2026-10-11T19:14:11Z">
              <w:r>
                <w:rPr>
                  <w:rFonts w:hint="default" w:ascii="Arial" w:hAnsi="Arial" w:cs="Arial"/>
                  <w:sz w:val="20"/>
                  <w:szCs w:val="20"/>
                  <w:lang w:val="es"/>
                </w:rPr>
                <w:t>ev</w:t>
              </w:r>
            </w:ins>
            <w:ins w:id="258" w:author="felipe" w:date="2026-10-11T19:14:12Z">
              <w:r>
                <w:rPr>
                  <w:rFonts w:hint="default" w:ascii="Arial" w:hAnsi="Arial" w:cs="Arial"/>
                  <w:sz w:val="20"/>
                  <w:szCs w:val="20"/>
                  <w:lang w:val="es"/>
                </w:rPr>
                <w:t>ents</w:t>
              </w:r>
            </w:ins>
            <w:r>
              <w:rPr>
                <w:rFonts w:hint="default" w:ascii="Arial" w:hAnsi="Arial" w:cs="Arial"/>
                <w:sz w:val="20"/>
                <w:szCs w:val="20"/>
              </w:rPr>
              <w:t xml:space="preserve"> at station OYA1211. Days classified as fog (April 28</w:t>
            </w:r>
            <w:r>
              <w:rPr>
                <w:rFonts w:hint="default" w:ascii="Arial" w:hAnsi="Arial" w:cs="Arial"/>
                <w:sz w:val="20"/>
                <w:szCs w:val="20"/>
                <w:vertAlign w:val="superscript"/>
                <w:rPrChange w:id="259" w:author="felipe" w:date="2026-10-11T19:14:24Z">
                  <w:rPr>
                    <w:rFonts w:hint="default" w:ascii="Arial" w:hAnsi="Arial" w:cs="Arial"/>
                    <w:sz w:val="20"/>
                    <w:szCs w:val="20"/>
                  </w:rPr>
                </w:rPrChange>
              </w:rPr>
              <w:t>th</w:t>
            </w:r>
            <w:r>
              <w:rPr>
                <w:rFonts w:hint="default" w:ascii="Arial" w:hAnsi="Arial" w:cs="Arial"/>
                <w:sz w:val="20"/>
                <w:szCs w:val="20"/>
              </w:rPr>
              <w:t xml:space="preserve"> and September 21</w:t>
            </w:r>
            <w:r>
              <w:rPr>
                <w:rFonts w:hint="default" w:ascii="Arial" w:hAnsi="Arial" w:cs="Arial"/>
                <w:sz w:val="20"/>
                <w:szCs w:val="20"/>
                <w:vertAlign w:val="superscript"/>
                <w:rPrChange w:id="260" w:author="felipe" w:date="2026-10-11T19:14:29Z">
                  <w:rPr>
                    <w:rFonts w:hint="default" w:ascii="Arial" w:hAnsi="Arial" w:cs="Arial"/>
                    <w:sz w:val="20"/>
                    <w:szCs w:val="20"/>
                  </w:rPr>
                </w:rPrChange>
              </w:rPr>
              <w:t>st</w:t>
            </w:r>
            <w:r>
              <w:rPr>
                <w:rFonts w:hint="default" w:ascii="Arial" w:hAnsi="Arial" w:cs="Arial"/>
                <w:sz w:val="20"/>
                <w:szCs w:val="20"/>
              </w:rPr>
              <w:t>, 2024) and dew (April 24</w:t>
            </w:r>
            <w:r>
              <w:rPr>
                <w:rFonts w:hint="default" w:ascii="Arial" w:hAnsi="Arial" w:cs="Arial"/>
                <w:sz w:val="20"/>
                <w:szCs w:val="20"/>
                <w:vertAlign w:val="superscript"/>
                <w:rPrChange w:id="261" w:author="felipe" w:date="2026-10-11T19:14:36Z">
                  <w:rPr>
                    <w:rFonts w:hint="default" w:ascii="Arial" w:hAnsi="Arial" w:cs="Arial"/>
                    <w:sz w:val="20"/>
                    <w:szCs w:val="20"/>
                  </w:rPr>
                </w:rPrChange>
              </w:rPr>
              <w:t>th</w:t>
            </w:r>
            <w:r>
              <w:rPr>
                <w:rFonts w:hint="default" w:ascii="Arial" w:hAnsi="Arial" w:cs="Arial"/>
                <w:sz w:val="20"/>
                <w:szCs w:val="20"/>
              </w:rPr>
              <w:t xml:space="preserve"> and November 28</w:t>
            </w:r>
            <w:r>
              <w:rPr>
                <w:rFonts w:hint="default" w:ascii="Arial" w:hAnsi="Arial" w:cs="Arial"/>
                <w:sz w:val="20"/>
                <w:szCs w:val="20"/>
                <w:vertAlign w:val="superscript"/>
                <w:rPrChange w:id="262" w:author="felipe" w:date="2026-10-11T19:14:39Z">
                  <w:rPr>
                    <w:rFonts w:hint="default" w:ascii="Arial" w:hAnsi="Arial" w:cs="Arial"/>
                    <w:sz w:val="20"/>
                    <w:szCs w:val="20"/>
                  </w:rPr>
                </w:rPrChange>
              </w:rPr>
              <w:t>th</w:t>
            </w:r>
            <w:r>
              <w:rPr>
                <w:rFonts w:hint="default" w:ascii="Arial" w:hAnsi="Arial" w:cs="Arial"/>
                <w:sz w:val="20"/>
                <w:szCs w:val="20"/>
              </w:rPr>
              <w:t xml:space="preserve">, 2024). The blue line shows horizontal visibility and the red dashed line the 1000 m threshold. Lower bands show, every 10 minutes, </w:t>
            </w:r>
            <w:commentRangeStart w:id="11"/>
            <w:r>
              <w:rPr>
                <w:rFonts w:hint="default" w:ascii="Arial" w:hAnsi="Arial" w:cs="Arial"/>
                <w:sz w:val="20"/>
                <w:szCs w:val="20"/>
              </w:rPr>
              <w:t>the final classification (Classif.), the instrumental collection before the classification (Instr.: fog collector only, dew collector only, both collectors, or no occurrence)</w:t>
            </w:r>
            <w:commentRangeEnd w:id="11"/>
            <w:r>
              <w:commentReference w:id="11"/>
            </w:r>
            <w:r>
              <w:rPr>
                <w:rFonts w:hint="default" w:ascii="Arial" w:hAnsi="Arial" w:cs="Arial"/>
                <w:sz w:val="20"/>
                <w:szCs w:val="20"/>
              </w:rPr>
              <w:t>, and the GOES-16 fog and low clouds (FLC) detection. Times are in UTC.</w:t>
            </w:r>
          </w:p>
          <w:bookmarkEnd w:id="17"/>
        </w:tc>
      </w:tr>
    </w:tbl>
    <w:p>
      <w:pPr>
        <w:pStyle w:val="3"/>
        <w:jc w:val="both"/>
        <w:rPr>
          <w:rFonts w:hint="default" w:ascii="Arial" w:hAnsi="Arial" w:cs="Arial"/>
          <w:sz w:val="20"/>
          <w:szCs w:val="20"/>
        </w:rPr>
      </w:pPr>
      <w:r>
        <w:rPr>
          <w:rFonts w:hint="default" w:ascii="Arial" w:hAnsi="Arial" w:cs="Arial"/>
          <w:sz w:val="20"/>
          <w:szCs w:val="20"/>
        </w:rPr>
        <w:t>Beyond these specific days, the reclassification also changes the seasonal and diurnal distribution of fog and dew occurrences, both in frequency and in collected water</w:t>
      </w:r>
      <w:ins w:id="263" w:author="felipe" w:date="2026-10-11T19:29:38Z">
        <w:r>
          <w:rPr>
            <w:rFonts w:hint="default" w:ascii="Arial" w:hAnsi="Arial" w:cs="Arial"/>
            <w:sz w:val="20"/>
            <w:szCs w:val="20"/>
            <w:lang w:val="es"/>
          </w:rPr>
          <w:t>, whic</w:t>
        </w:r>
      </w:ins>
      <w:ins w:id="264" w:author="felipe" w:date="2026-10-11T19:29:39Z">
        <w:r>
          <w:rPr>
            <w:rFonts w:hint="default" w:ascii="Arial" w:hAnsi="Arial" w:cs="Arial"/>
            <w:sz w:val="20"/>
            <w:szCs w:val="20"/>
            <w:lang w:val="es"/>
          </w:rPr>
          <w:t>h</w:t>
        </w:r>
      </w:ins>
      <w:ins w:id="265" w:author="felipe" w:date="2026-10-11T19:29:40Z">
        <w:r>
          <w:rPr>
            <w:rFonts w:hint="default" w:ascii="Arial" w:hAnsi="Arial" w:cs="Arial"/>
            <w:sz w:val="20"/>
            <w:szCs w:val="20"/>
            <w:lang w:val="es"/>
          </w:rPr>
          <w:t xml:space="preserve"> is sh</w:t>
        </w:r>
      </w:ins>
      <w:ins w:id="266" w:author="felipe" w:date="2026-10-11T19:29:41Z">
        <w:r>
          <w:rPr>
            <w:rFonts w:hint="default" w:ascii="Arial" w:hAnsi="Arial" w:cs="Arial"/>
            <w:sz w:val="20"/>
            <w:szCs w:val="20"/>
            <w:lang w:val="es"/>
          </w:rPr>
          <w:t xml:space="preserve">own </w:t>
        </w:r>
      </w:ins>
      <w:ins w:id="267" w:author="felipe" w:date="2026-10-11T19:29:42Z">
        <w:r>
          <w:rPr>
            <w:rFonts w:hint="default" w:ascii="Arial" w:hAnsi="Arial" w:cs="Arial"/>
            <w:sz w:val="20"/>
            <w:szCs w:val="20"/>
            <w:lang w:val="es"/>
          </w:rPr>
          <w:t>in</w:t>
        </w:r>
      </w:ins>
      <w:r>
        <w:rPr>
          <w:rFonts w:hint="default" w:ascii="Arial" w:hAnsi="Arial" w:cs="Arial"/>
          <w:sz w:val="20"/>
          <w:szCs w:val="20"/>
        </w:rPr>
        <w:t xml:space="preserve"> </w:t>
      </w:r>
      <w:del w:id="268" w:author="felipe" w:date="2026-10-11T19:29:43Z">
        <w:r>
          <w:rPr>
            <w:rFonts w:hint="default" w:ascii="Arial" w:hAnsi="Arial" w:cs="Arial"/>
            <w:sz w:val="20"/>
            <w:szCs w:val="20"/>
          </w:rPr>
          <w:delText>(</w:delText>
        </w:r>
      </w:del>
      <w:r>
        <w:rPr>
          <w:rFonts w:hint="default" w:ascii="Arial" w:hAnsi="Arial" w:cs="Arial"/>
          <w:sz w:val="20"/>
          <w:szCs w:val="20"/>
        </w:rPr>
        <w:fldChar w:fldCharType="begin"/>
      </w:r>
      <w:r>
        <w:rPr>
          <w:rFonts w:hint="default" w:ascii="Arial" w:hAnsi="Arial" w:cs="Arial"/>
          <w:sz w:val="20"/>
          <w:szCs w:val="20"/>
        </w:rPr>
        <w:instrText xml:space="preserve"> HYPERLINK \l "fig-distribution" \h </w:instrText>
      </w:r>
      <w:r>
        <w:rPr>
          <w:rFonts w:hint="default" w:ascii="Arial" w:hAnsi="Arial" w:cs="Arial"/>
          <w:sz w:val="20"/>
          <w:szCs w:val="20"/>
        </w:rPr>
        <w:fldChar w:fldCharType="separate"/>
      </w:r>
      <w:r>
        <w:rPr>
          <w:rStyle w:val="24"/>
          <w:rFonts w:hint="default" w:ascii="Arial" w:hAnsi="Arial" w:cs="Arial"/>
          <w:sz w:val="20"/>
          <w:szCs w:val="20"/>
        </w:rPr>
        <w:t>Figure 4</w:t>
      </w:r>
      <w:r>
        <w:rPr>
          <w:rStyle w:val="24"/>
          <w:rFonts w:hint="default" w:ascii="Arial" w:hAnsi="Arial" w:cs="Arial"/>
          <w:sz w:val="20"/>
          <w:szCs w:val="20"/>
        </w:rPr>
        <w:fldChar w:fldCharType="end"/>
      </w:r>
      <w:del w:id="269" w:author="felipe" w:date="2026-10-11T19:29:45Z">
        <w:r>
          <w:rPr>
            <w:rFonts w:hint="default" w:ascii="Arial" w:hAnsi="Arial" w:cs="Arial"/>
            <w:sz w:val="20"/>
            <w:szCs w:val="20"/>
          </w:rPr>
          <w:delText>)</w:delText>
        </w:r>
      </w:del>
      <w:r>
        <w:rPr>
          <w:rFonts w:hint="default" w:ascii="Arial" w:hAnsi="Arial" w:cs="Arial"/>
          <w:sz w:val="20"/>
          <w:szCs w:val="20"/>
        </w:rPr>
        <w:t xml:space="preserve">. In terms of frequency, the SFC </w:t>
      </w:r>
      <w:del w:id="270" w:author="felipe" w:date="2026-10-11T19:29:55Z">
        <w:r>
          <w:rPr>
            <w:rFonts w:hint="default" w:ascii="Arial" w:hAnsi="Arial" w:cs="Arial"/>
            <w:sz w:val="20"/>
            <w:szCs w:val="20"/>
            <w:lang w:val="en-US"/>
          </w:rPr>
          <w:delText>records</w:delText>
        </w:r>
      </w:del>
      <w:ins w:id="271" w:author="felipe" w:date="2026-10-11T19:29:55Z">
        <w:r>
          <w:rPr>
            <w:rFonts w:hint="default" w:ascii="Arial" w:hAnsi="Arial" w:cs="Arial"/>
            <w:sz w:val="20"/>
            <w:szCs w:val="20"/>
            <w:lang w:val="es"/>
          </w:rPr>
          <w:t>regis</w:t>
        </w:r>
      </w:ins>
      <w:ins w:id="272" w:author="felipe" w:date="2026-10-11T19:29:56Z">
        <w:r>
          <w:rPr>
            <w:rFonts w:hint="default" w:ascii="Arial" w:hAnsi="Arial" w:cs="Arial"/>
            <w:sz w:val="20"/>
            <w:szCs w:val="20"/>
            <w:lang w:val="es"/>
          </w:rPr>
          <w:t>ter</w:t>
        </w:r>
      </w:ins>
      <w:r>
        <w:rPr>
          <w:rFonts w:hint="default" w:ascii="Arial" w:hAnsi="Arial" w:cs="Arial"/>
          <w:sz w:val="20"/>
          <w:szCs w:val="20"/>
        </w:rPr>
        <w:t xml:space="preserve"> water in 98% to 100% of the atmospheric water records of every month, except in August (70%) and September (63%), when the SDC is more frequent</w:t>
      </w:r>
      <w:ins w:id="273" w:author="felipe" w:date="2026-10-11T19:30:18Z">
        <w:r>
          <w:rPr>
            <w:rFonts w:hint="default" w:ascii="Arial" w:hAnsi="Arial" w:cs="Arial"/>
            <w:sz w:val="20"/>
            <w:szCs w:val="20"/>
            <w:lang w:val="es"/>
          </w:rPr>
          <w:t xml:space="preserve">; </w:t>
        </w:r>
      </w:ins>
      <w:del w:id="274" w:author="felipe" w:date="2026-10-11T19:30:17Z">
        <w:r>
          <w:rPr>
            <w:rFonts w:hint="default" w:ascii="Arial" w:hAnsi="Arial" w:cs="Arial"/>
            <w:sz w:val="20"/>
            <w:szCs w:val="20"/>
          </w:rPr>
          <w:delText xml:space="preserve"> (</w:delText>
        </w:r>
      </w:del>
      <w:r>
        <w:rPr>
          <w:rFonts w:hint="default" w:ascii="Arial" w:hAnsi="Arial" w:cs="Arial"/>
          <w:sz w:val="20"/>
          <w:szCs w:val="20"/>
        </w:rPr>
        <w:t>82% and 89%, respectively</w:t>
      </w:r>
      <w:del w:id="275" w:author="felipe" w:date="2026-10-11T19:30:22Z">
        <w:r>
          <w:rPr>
            <w:rFonts w:hint="default" w:ascii="Arial" w:hAnsi="Arial" w:cs="Arial"/>
            <w:sz w:val="20"/>
            <w:szCs w:val="20"/>
          </w:rPr>
          <w:delText>)</w:delText>
        </w:r>
      </w:del>
      <w:r>
        <w:rPr>
          <w:rFonts w:hint="default" w:ascii="Arial" w:hAnsi="Arial" w:cs="Arial"/>
          <w:sz w:val="20"/>
          <w:szCs w:val="20"/>
        </w:rPr>
        <w:t xml:space="preserve"> (</w:t>
      </w:r>
      <w:r>
        <w:rPr>
          <w:rFonts w:hint="default" w:ascii="Arial" w:hAnsi="Arial" w:cs="Arial"/>
          <w:sz w:val="20"/>
          <w:szCs w:val="20"/>
        </w:rPr>
        <w:fldChar w:fldCharType="begin"/>
      </w:r>
      <w:r>
        <w:rPr>
          <w:rFonts w:hint="default" w:ascii="Arial" w:hAnsi="Arial" w:cs="Arial"/>
          <w:sz w:val="20"/>
          <w:szCs w:val="20"/>
        </w:rPr>
        <w:instrText xml:space="preserve"> HYPERLINK \l "fig-distribution" \h </w:instrText>
      </w:r>
      <w:r>
        <w:rPr>
          <w:rFonts w:hint="default" w:ascii="Arial" w:hAnsi="Arial" w:cs="Arial"/>
          <w:sz w:val="20"/>
          <w:szCs w:val="20"/>
        </w:rPr>
        <w:fldChar w:fldCharType="separate"/>
      </w:r>
      <w:r>
        <w:rPr>
          <w:rStyle w:val="24"/>
          <w:rFonts w:hint="default" w:ascii="Arial" w:hAnsi="Arial" w:cs="Arial"/>
          <w:sz w:val="20"/>
          <w:szCs w:val="20"/>
        </w:rPr>
        <w:t>Figure 4</w:t>
      </w:r>
      <w:r>
        <w:rPr>
          <w:rStyle w:val="24"/>
          <w:rFonts w:hint="default" w:ascii="Arial" w:hAnsi="Arial" w:cs="Arial"/>
          <w:sz w:val="20"/>
          <w:szCs w:val="20"/>
        </w:rPr>
        <w:fldChar w:fldCharType="end"/>
      </w:r>
      <w:r>
        <w:rPr>
          <w:rFonts w:hint="default" w:ascii="Arial" w:hAnsi="Arial" w:cs="Arial"/>
          <w:sz w:val="20"/>
          <w:szCs w:val="20"/>
        </w:rPr>
        <w:t xml:space="preserve">, A and B). </w:t>
      </w:r>
      <w:commentRangeStart w:id="12"/>
      <w:commentRangeStart w:id="13"/>
      <w:r>
        <w:rPr>
          <w:rFonts w:hint="default" w:ascii="Arial" w:hAnsi="Arial" w:cs="Arial"/>
          <w:sz w:val="20"/>
          <w:szCs w:val="20"/>
        </w:rPr>
        <w:t>This near-continuous</w:t>
      </w:r>
      <w:del w:id="276" w:author="felipe" w:date="2026-10-11T19:32:13Z">
        <w:r>
          <w:rPr>
            <w:rFonts w:hint="default" w:ascii="Arial" w:hAnsi="Arial" w:cs="Arial"/>
            <w:sz w:val="20"/>
            <w:szCs w:val="20"/>
          </w:rPr>
          <w:delText xml:space="preserve"> instrumental fog</w:delText>
        </w:r>
      </w:del>
      <w:r>
        <w:rPr>
          <w:rFonts w:hint="default" w:ascii="Arial" w:hAnsi="Arial" w:cs="Arial"/>
          <w:sz w:val="20"/>
          <w:szCs w:val="20"/>
        </w:rPr>
        <w:t xml:space="preserve"> signal</w:t>
      </w:r>
      <w:ins w:id="277" w:author="felipe" w:date="2026-10-11T19:32:16Z">
        <w:r>
          <w:rPr>
            <w:rFonts w:hint="default" w:ascii="Arial" w:hAnsi="Arial" w:cs="Arial"/>
            <w:sz w:val="20"/>
            <w:szCs w:val="20"/>
            <w:lang w:val="es"/>
          </w:rPr>
          <w:t xml:space="preserve"> of</w:t>
        </w:r>
      </w:ins>
      <w:ins w:id="278" w:author="felipe" w:date="2026-10-11T19:32:19Z">
        <w:r>
          <w:rPr>
            <w:rFonts w:hint="default" w:ascii="Arial" w:hAnsi="Arial" w:cs="Arial"/>
            <w:sz w:val="20"/>
            <w:szCs w:val="20"/>
            <w:lang w:val="es"/>
          </w:rPr>
          <w:t xml:space="preserve"> f</w:t>
        </w:r>
      </w:ins>
      <w:ins w:id="279" w:author="felipe" w:date="2026-10-11T19:32:20Z">
        <w:r>
          <w:rPr>
            <w:rFonts w:hint="default" w:ascii="Arial" w:hAnsi="Arial" w:cs="Arial"/>
            <w:sz w:val="20"/>
            <w:szCs w:val="20"/>
            <w:lang w:val="es"/>
          </w:rPr>
          <w:t>og in th</w:t>
        </w:r>
      </w:ins>
      <w:ins w:id="280" w:author="felipe" w:date="2026-10-11T19:32:21Z">
        <w:r>
          <w:rPr>
            <w:rFonts w:hint="default" w:ascii="Arial" w:hAnsi="Arial" w:cs="Arial"/>
            <w:sz w:val="20"/>
            <w:szCs w:val="20"/>
            <w:lang w:val="es"/>
          </w:rPr>
          <w:t>e</w:t>
        </w:r>
      </w:ins>
      <w:ins w:id="281" w:author="felipe" w:date="2026-10-11T19:32:26Z">
        <w:r>
          <w:rPr>
            <w:rFonts w:hint="default" w:ascii="Arial" w:hAnsi="Arial" w:cs="Arial"/>
            <w:sz w:val="20"/>
            <w:szCs w:val="20"/>
            <w:lang w:val="es"/>
          </w:rPr>
          <w:t xml:space="preserve"> col</w:t>
        </w:r>
      </w:ins>
      <w:ins w:id="282" w:author="felipe" w:date="2026-10-11T19:32:27Z">
        <w:r>
          <w:rPr>
            <w:rFonts w:hint="default" w:ascii="Arial" w:hAnsi="Arial" w:cs="Arial"/>
            <w:sz w:val="20"/>
            <w:szCs w:val="20"/>
            <w:lang w:val="es"/>
          </w:rPr>
          <w:t>lector</w:t>
        </w:r>
      </w:ins>
      <w:r>
        <w:rPr>
          <w:rFonts w:hint="default" w:ascii="Arial" w:hAnsi="Arial" w:cs="Arial"/>
          <w:sz w:val="20"/>
          <w:szCs w:val="20"/>
        </w:rPr>
        <w:t xml:space="preserve"> arises because the SFC registers water both when it is the only collector active (49.2% of the atmospheric water records) and simultaneously with the SDC (46.8%), so that only the 4.0% of the records collected exclusively by the SDC fall outside it (</w:t>
      </w:r>
      <w:r>
        <w:rPr>
          <w:rFonts w:hint="default" w:ascii="Arial" w:hAnsi="Arial" w:cs="Arial"/>
          <w:sz w:val="20"/>
          <w:szCs w:val="20"/>
        </w:rPr>
        <w:fldChar w:fldCharType="begin"/>
      </w:r>
      <w:r>
        <w:rPr>
          <w:rFonts w:hint="default" w:ascii="Arial" w:hAnsi="Arial" w:cs="Arial"/>
          <w:sz w:val="20"/>
          <w:szCs w:val="20"/>
        </w:rPr>
        <w:instrText xml:space="preserve"> HYPERLINK \l "fig-classification" \h </w:instrText>
      </w:r>
      <w:r>
        <w:rPr>
          <w:rFonts w:hint="default" w:ascii="Arial" w:hAnsi="Arial" w:cs="Arial"/>
          <w:sz w:val="20"/>
          <w:szCs w:val="20"/>
        </w:rPr>
        <w:fldChar w:fldCharType="separate"/>
      </w:r>
      <w:r>
        <w:rPr>
          <w:rStyle w:val="24"/>
          <w:rFonts w:hint="default" w:ascii="Arial" w:hAnsi="Arial" w:cs="Arial"/>
          <w:sz w:val="20"/>
          <w:szCs w:val="20"/>
        </w:rPr>
        <w:t>Figure 2</w:t>
      </w:r>
      <w:r>
        <w:rPr>
          <w:rStyle w:val="24"/>
          <w:rFonts w:hint="default" w:ascii="Arial" w:hAnsi="Arial" w:cs="Arial"/>
          <w:sz w:val="20"/>
          <w:szCs w:val="20"/>
        </w:rPr>
        <w:fldChar w:fldCharType="end"/>
      </w:r>
      <w:r>
        <w:rPr>
          <w:rFonts w:hint="default" w:ascii="Arial" w:hAnsi="Arial" w:cs="Arial"/>
          <w:sz w:val="20"/>
          <w:szCs w:val="20"/>
        </w:rPr>
        <w:t xml:space="preserve">, B). </w:t>
      </w:r>
      <w:commentRangeEnd w:id="12"/>
      <w:r>
        <w:rPr>
          <w:rStyle w:val="16"/>
          <w:rFonts w:hint="default" w:ascii="Arial" w:hAnsi="Arial" w:cs="Arial"/>
          <w:sz w:val="20"/>
          <w:szCs w:val="20"/>
        </w:rPr>
        <w:commentReference w:id="12"/>
      </w:r>
      <w:commentRangeEnd w:id="13"/>
      <w:r>
        <w:commentReference w:id="13"/>
      </w:r>
      <w:r>
        <w:rPr>
          <w:rFonts w:hint="default" w:ascii="Arial" w:hAnsi="Arial" w:cs="Arial"/>
          <w:sz w:val="20"/>
          <w:szCs w:val="20"/>
        </w:rPr>
        <w:t xml:space="preserve">After the reclassification, this instrumental frequency is partitioned: the fog frequency retains only the records that visibility and GOES-16 identify as fog, whereas the records collected by the SFC under non-fog conditions are reassigned to dew. </w:t>
      </w:r>
      <w:del w:id="283" w:author="felipe" w:date="2026-10-11T19:34:04Z">
        <w:r>
          <w:rPr>
            <w:rFonts w:hint="default" w:ascii="Arial" w:hAnsi="Arial" w:cs="Arial"/>
            <w:sz w:val="20"/>
            <w:szCs w:val="20"/>
            <w:lang w:val="en-US"/>
          </w:rPr>
          <w:delText>As a result</w:delText>
        </w:r>
      </w:del>
      <w:ins w:id="284" w:author="felipe" w:date="2026-10-11T19:34:04Z">
        <w:r>
          <w:rPr>
            <w:rFonts w:hint="default" w:ascii="Arial" w:hAnsi="Arial" w:cs="Arial"/>
            <w:sz w:val="20"/>
            <w:szCs w:val="20"/>
            <w:lang w:val="es"/>
          </w:rPr>
          <w:t>Th</w:t>
        </w:r>
      </w:ins>
      <w:ins w:id="285" w:author="felipe" w:date="2026-10-11T19:34:05Z">
        <w:r>
          <w:rPr>
            <w:rFonts w:hint="default" w:ascii="Arial" w:hAnsi="Arial" w:cs="Arial"/>
            <w:sz w:val="20"/>
            <w:szCs w:val="20"/>
            <w:lang w:val="es"/>
          </w:rPr>
          <w:t>is resu</w:t>
        </w:r>
      </w:ins>
      <w:ins w:id="286" w:author="felipe" w:date="2026-10-11T19:34:06Z">
        <w:r>
          <w:rPr>
            <w:rFonts w:hint="default" w:ascii="Arial" w:hAnsi="Arial" w:cs="Arial"/>
            <w:sz w:val="20"/>
            <w:szCs w:val="20"/>
            <w:lang w:val="es"/>
          </w:rPr>
          <w:t>lt</w:t>
        </w:r>
      </w:ins>
      <w:ins w:id="287" w:author="felipe" w:date="2026-10-11T19:34:07Z">
        <w:r>
          <w:rPr>
            <w:rFonts w:hint="default" w:ascii="Arial" w:hAnsi="Arial" w:cs="Arial"/>
            <w:sz w:val="20"/>
            <w:szCs w:val="20"/>
            <w:lang w:val="es"/>
          </w:rPr>
          <w:t>s in</w:t>
        </w:r>
      </w:ins>
      <w:ins w:id="288" w:author="felipe" w:date="2026-10-11T19:34:08Z">
        <w:r>
          <w:rPr>
            <w:rFonts w:hint="default" w:ascii="Arial" w:hAnsi="Arial" w:cs="Arial"/>
            <w:sz w:val="20"/>
            <w:szCs w:val="20"/>
            <w:lang w:val="es"/>
          </w:rPr>
          <w:t xml:space="preserve"> t</w:t>
        </w:r>
      </w:ins>
      <w:ins w:id="289" w:author="felipe" w:date="2026-10-11T19:34:10Z">
        <w:r>
          <w:rPr>
            <w:rFonts w:hint="default" w:ascii="Arial" w:hAnsi="Arial" w:cs="Arial"/>
            <w:sz w:val="20"/>
            <w:szCs w:val="20"/>
            <w:lang w:val="es"/>
          </w:rPr>
          <w:t>hat</w:t>
        </w:r>
      </w:ins>
      <w:del w:id="290" w:author="felipe" w:date="2026-10-11T19:34:11Z">
        <w:r>
          <w:rPr>
            <w:rFonts w:hint="default" w:ascii="Arial" w:hAnsi="Arial" w:cs="Arial"/>
            <w:sz w:val="20"/>
            <w:szCs w:val="20"/>
          </w:rPr>
          <w:delText>,</w:delText>
        </w:r>
      </w:del>
      <w:r>
        <w:rPr>
          <w:rFonts w:hint="default" w:ascii="Arial" w:hAnsi="Arial" w:cs="Arial"/>
          <w:sz w:val="20"/>
          <w:szCs w:val="20"/>
        </w:rPr>
        <w:t xml:space="preserve"> fog is more frequent than dew in eight of twelve months, reaching its maximum in June (83%, although based on only six records), whereas dew is more frequent in January (65%), February (57%), July (56%) and November (57%). At the </w:t>
      </w:r>
      <w:del w:id="291" w:author="felipe" w:date="2026-10-11T19:34:49Z">
        <w:r>
          <w:rPr>
            <w:rFonts w:hint="default" w:ascii="Arial" w:hAnsi="Arial" w:cs="Arial"/>
            <w:sz w:val="20"/>
            <w:szCs w:val="20"/>
            <w:lang w:val="en-US"/>
          </w:rPr>
          <w:delText>daily</w:delText>
        </w:r>
      </w:del>
      <w:ins w:id="292" w:author="felipe" w:date="2026-10-11T19:34:49Z">
        <w:r>
          <w:rPr>
            <w:rFonts w:hint="default" w:ascii="Arial" w:hAnsi="Arial" w:cs="Arial"/>
            <w:sz w:val="20"/>
            <w:szCs w:val="20"/>
            <w:lang w:val="es"/>
          </w:rPr>
          <w:t>d</w:t>
        </w:r>
      </w:ins>
      <w:ins w:id="293" w:author="felipe" w:date="2026-10-11T19:34:50Z">
        <w:r>
          <w:rPr>
            <w:rFonts w:hint="default" w:ascii="Arial" w:hAnsi="Arial" w:cs="Arial"/>
            <w:sz w:val="20"/>
            <w:szCs w:val="20"/>
            <w:lang w:val="es"/>
          </w:rPr>
          <w:t>iu</w:t>
        </w:r>
      </w:ins>
      <w:ins w:id="294" w:author="felipe" w:date="2026-10-11T19:34:54Z">
        <w:r>
          <w:rPr>
            <w:rFonts w:hint="default" w:ascii="Arial" w:hAnsi="Arial" w:cs="Arial"/>
            <w:sz w:val="20"/>
            <w:szCs w:val="20"/>
            <w:lang w:val="es"/>
          </w:rPr>
          <w:t>r</w:t>
        </w:r>
      </w:ins>
      <w:ins w:id="295" w:author="felipe" w:date="2026-10-11T19:34:50Z">
        <w:r>
          <w:rPr>
            <w:rFonts w:hint="default" w:ascii="Arial" w:hAnsi="Arial" w:cs="Arial"/>
            <w:sz w:val="20"/>
            <w:szCs w:val="20"/>
            <w:lang w:val="es"/>
          </w:rPr>
          <w:t>nal</w:t>
        </w:r>
      </w:ins>
      <w:r>
        <w:rPr>
          <w:rFonts w:hint="default" w:ascii="Arial" w:hAnsi="Arial" w:cs="Arial"/>
          <w:sz w:val="20"/>
          <w:szCs w:val="20"/>
        </w:rPr>
        <w:t xml:space="preserve"> scale (</w:t>
      </w:r>
      <w:r>
        <w:rPr>
          <w:rFonts w:hint="default" w:ascii="Arial" w:hAnsi="Arial" w:cs="Arial"/>
          <w:sz w:val="20"/>
          <w:szCs w:val="20"/>
        </w:rPr>
        <w:fldChar w:fldCharType="begin"/>
      </w:r>
      <w:r>
        <w:rPr>
          <w:rFonts w:hint="default" w:ascii="Arial" w:hAnsi="Arial" w:cs="Arial"/>
          <w:sz w:val="20"/>
          <w:szCs w:val="20"/>
        </w:rPr>
        <w:instrText xml:space="preserve"> HYPERLINK \l "fig-distribution" \h </w:instrText>
      </w:r>
      <w:r>
        <w:rPr>
          <w:rFonts w:hint="default" w:ascii="Arial" w:hAnsi="Arial" w:cs="Arial"/>
          <w:sz w:val="20"/>
          <w:szCs w:val="20"/>
        </w:rPr>
        <w:fldChar w:fldCharType="separate"/>
      </w:r>
      <w:r>
        <w:rPr>
          <w:rStyle w:val="24"/>
          <w:rFonts w:hint="default" w:ascii="Arial" w:hAnsi="Arial" w:cs="Arial"/>
          <w:sz w:val="20"/>
          <w:szCs w:val="20"/>
        </w:rPr>
        <w:t>Figure 4</w:t>
      </w:r>
      <w:r>
        <w:rPr>
          <w:rStyle w:val="24"/>
          <w:rFonts w:hint="default" w:ascii="Arial" w:hAnsi="Arial" w:cs="Arial"/>
          <w:sz w:val="20"/>
          <w:szCs w:val="20"/>
        </w:rPr>
        <w:fldChar w:fldCharType="end"/>
      </w:r>
      <w:r>
        <w:rPr>
          <w:rFonts w:hint="default" w:ascii="Arial" w:hAnsi="Arial" w:cs="Arial"/>
          <w:sz w:val="20"/>
          <w:szCs w:val="20"/>
        </w:rPr>
        <w:t>, C and D), the reclassified dew is as frequent as or more frequent than the reclassified fog between 01:00 and 09:00 UTC (49% to 57% of the records), whereas fog dominates from 10:00 UTC onwards, exceeding 80% at 12:00 and 13:00 UTC and between 20:00 and 23:00 UTC. Between 14:00 and 17:00 UTC the atmospheric water records are scarce, so the</w:t>
      </w:r>
      <w:ins w:id="296" w:author="felipe" w:date="2026-10-11T19:35:21Z">
        <w:r>
          <w:rPr>
            <w:rFonts w:hint="default" w:ascii="Arial" w:hAnsi="Arial" w:cs="Arial"/>
            <w:sz w:val="20"/>
            <w:szCs w:val="20"/>
            <w:lang w:val="es"/>
          </w:rPr>
          <w:t>ir</w:t>
        </w:r>
      </w:ins>
      <w:r>
        <w:rPr>
          <w:rFonts w:hint="default" w:ascii="Arial" w:hAnsi="Arial" w:cs="Arial"/>
          <w:sz w:val="20"/>
          <w:szCs w:val="20"/>
        </w:rPr>
        <w:t xml:space="preserve"> frequencies in this interval are </w:t>
      </w:r>
      <w:commentRangeStart w:id="14"/>
      <w:r>
        <w:rPr>
          <w:rFonts w:hint="default" w:ascii="Arial" w:hAnsi="Arial" w:cs="Arial"/>
          <w:sz w:val="20"/>
          <w:szCs w:val="20"/>
        </w:rPr>
        <w:t>unstable</w:t>
      </w:r>
      <w:commentRangeEnd w:id="14"/>
      <w:r>
        <w:commentReference w:id="14"/>
      </w:r>
      <w:r>
        <w:rPr>
          <w:rFonts w:hint="default" w:ascii="Arial" w:hAnsi="Arial" w:cs="Arial"/>
          <w:sz w:val="20"/>
          <w:szCs w:val="20"/>
        </w:rPr>
        <w:t>.</w:t>
      </w:r>
    </w:p>
    <w:p>
      <w:pPr>
        <w:pStyle w:val="3"/>
        <w:jc w:val="both"/>
        <w:rPr>
          <w:rFonts w:hint="default" w:ascii="Arial" w:hAnsi="Arial" w:cs="Arial"/>
          <w:sz w:val="20"/>
          <w:szCs w:val="20"/>
        </w:rPr>
      </w:pPr>
      <w:r>
        <w:rPr>
          <w:rFonts w:hint="default" w:ascii="Arial" w:hAnsi="Arial" w:cs="Arial"/>
          <w:sz w:val="20"/>
          <w:szCs w:val="20"/>
        </w:rPr>
        <w:t xml:space="preserve">In terms of collected water, </w:t>
      </w:r>
      <w:commentRangeStart w:id="15"/>
      <w:r>
        <w:rPr>
          <w:rFonts w:hint="default" w:ascii="Arial" w:hAnsi="Arial" w:cs="Arial"/>
          <w:sz w:val="20"/>
          <w:szCs w:val="20"/>
        </w:rPr>
        <w:t>after the reclassification the water of each occurrence is quantified as the amount actually measured by the collector designed to capture it, that is, the SFC for fog and the SDC for dew, even in the records in which both collectors registered water simultaneously</w:t>
      </w:r>
      <w:commentRangeEnd w:id="15"/>
      <w:r>
        <w:commentReference w:id="15"/>
      </w:r>
      <w:r>
        <w:rPr>
          <w:rFonts w:hint="default" w:ascii="Arial" w:hAnsi="Arial" w:cs="Arial"/>
          <w:sz w:val="20"/>
          <w:szCs w:val="20"/>
        </w:rPr>
        <w:t xml:space="preserve"> (</w:t>
      </w:r>
      <w:r>
        <w:rPr>
          <w:rFonts w:hint="default" w:ascii="Arial" w:hAnsi="Arial" w:cs="Arial"/>
          <w:sz w:val="20"/>
          <w:szCs w:val="20"/>
        </w:rPr>
        <w:fldChar w:fldCharType="begin"/>
      </w:r>
      <w:r>
        <w:rPr>
          <w:rFonts w:hint="default" w:ascii="Arial" w:hAnsi="Arial" w:cs="Arial"/>
          <w:sz w:val="20"/>
          <w:szCs w:val="20"/>
        </w:rPr>
        <w:instrText xml:space="preserve"> HYPERLINK \l "fig-distribution" \h </w:instrText>
      </w:r>
      <w:r>
        <w:rPr>
          <w:rFonts w:hint="default" w:ascii="Arial" w:hAnsi="Arial" w:cs="Arial"/>
          <w:sz w:val="20"/>
          <w:szCs w:val="20"/>
        </w:rPr>
        <w:fldChar w:fldCharType="separate"/>
      </w:r>
      <w:r>
        <w:rPr>
          <w:rStyle w:val="24"/>
          <w:rFonts w:hint="default" w:ascii="Arial" w:hAnsi="Arial" w:cs="Arial"/>
          <w:sz w:val="20"/>
          <w:szCs w:val="20"/>
        </w:rPr>
        <w:t>Figure 4</w:t>
      </w:r>
      <w:r>
        <w:rPr>
          <w:rStyle w:val="24"/>
          <w:rFonts w:hint="default" w:ascii="Arial" w:hAnsi="Arial" w:cs="Arial"/>
          <w:sz w:val="20"/>
          <w:szCs w:val="20"/>
        </w:rPr>
        <w:fldChar w:fldCharType="end"/>
      </w:r>
      <w:r>
        <w:rPr>
          <w:rFonts w:hint="default" w:ascii="Arial" w:hAnsi="Arial" w:cs="Arial"/>
          <w:sz w:val="20"/>
          <w:szCs w:val="20"/>
        </w:rPr>
        <w:t xml:space="preserve">, </w:t>
      </w:r>
      <w:commentRangeStart w:id="16"/>
      <w:r>
        <w:rPr>
          <w:rFonts w:hint="default" w:ascii="Arial" w:hAnsi="Arial" w:cs="Arial"/>
          <w:sz w:val="20"/>
          <w:szCs w:val="20"/>
        </w:rPr>
        <w:t>bars</w:t>
      </w:r>
      <w:commentRangeEnd w:id="16"/>
      <w:r>
        <w:commentReference w:id="16"/>
      </w:r>
      <w:r>
        <w:rPr>
          <w:rFonts w:hint="default" w:ascii="Arial" w:hAnsi="Arial" w:cs="Arial"/>
          <w:sz w:val="20"/>
          <w:szCs w:val="20"/>
        </w:rPr>
        <w:t xml:space="preserve">). The mean water collected during the reclassified fog exceeds that of the reclassified dew by more than one order of magnitude: </w:t>
      </w:r>
      <w:commentRangeStart w:id="17"/>
      <w:r>
        <w:rPr>
          <w:rFonts w:hint="default" w:ascii="Arial" w:hAnsi="Arial" w:cs="Arial"/>
          <w:sz w:val="20"/>
          <w:szCs w:val="20"/>
        </w:rPr>
        <w:t>across months it ranges from ~13 to ~172 mL</w:t>
      </w:r>
      <w:commentRangeEnd w:id="17"/>
      <w:r>
        <w:commentReference w:id="17"/>
      </w:r>
      <w:r>
        <w:rPr>
          <w:rFonts w:hint="default" w:ascii="Arial" w:hAnsi="Arial" w:cs="Arial"/>
          <w:sz w:val="20"/>
          <w:szCs w:val="20"/>
        </w:rPr>
        <w:t xml:space="preserve">, whereas the reclassified dew ranges from ~2 to ~12 </w:t>
      </w:r>
      <w:commentRangeStart w:id="18"/>
      <w:r>
        <w:rPr>
          <w:rFonts w:hint="default" w:ascii="Arial" w:hAnsi="Arial" w:cs="Arial"/>
          <w:sz w:val="20"/>
          <w:szCs w:val="20"/>
        </w:rPr>
        <w:t>mL</w:t>
      </w:r>
      <w:commentRangeEnd w:id="18"/>
      <w:r>
        <w:commentReference w:id="18"/>
      </w:r>
      <w:r>
        <w:rPr>
          <w:rFonts w:hint="default" w:ascii="Arial" w:hAnsi="Arial" w:cs="Arial"/>
          <w:sz w:val="20"/>
          <w:szCs w:val="20"/>
        </w:rPr>
        <w:t>. Over the whole year, the mean of the reclassified fog (~69 mL) is about 15 times the mean of the reclassified dew (~4.6 mL), and dew accounts for only ~1% of the total reclassified water, despite occupying 45.8% of the active window (</w:t>
      </w:r>
      <w:r>
        <w:rPr>
          <w:rFonts w:hint="default" w:ascii="Arial" w:hAnsi="Arial" w:cs="Arial"/>
          <w:sz w:val="20"/>
          <w:szCs w:val="20"/>
        </w:rPr>
        <w:fldChar w:fldCharType="begin"/>
      </w:r>
      <w:r>
        <w:rPr>
          <w:rFonts w:hint="default" w:ascii="Arial" w:hAnsi="Arial" w:cs="Arial"/>
          <w:sz w:val="20"/>
          <w:szCs w:val="20"/>
        </w:rPr>
        <w:instrText xml:space="preserve"> HYPERLINK \l "fig-classification" \h </w:instrText>
      </w:r>
      <w:r>
        <w:rPr>
          <w:rFonts w:hint="default" w:ascii="Arial" w:hAnsi="Arial" w:cs="Arial"/>
          <w:sz w:val="20"/>
          <w:szCs w:val="20"/>
        </w:rPr>
        <w:fldChar w:fldCharType="separate"/>
      </w:r>
      <w:r>
        <w:rPr>
          <w:rStyle w:val="24"/>
          <w:rFonts w:hint="default" w:ascii="Arial" w:hAnsi="Arial" w:cs="Arial"/>
          <w:sz w:val="20"/>
          <w:szCs w:val="20"/>
        </w:rPr>
        <w:t>Figure 2</w:t>
      </w:r>
      <w:r>
        <w:rPr>
          <w:rStyle w:val="24"/>
          <w:rFonts w:hint="default" w:ascii="Arial" w:hAnsi="Arial" w:cs="Arial"/>
          <w:sz w:val="20"/>
          <w:szCs w:val="20"/>
        </w:rPr>
        <w:fldChar w:fldCharType="end"/>
      </w:r>
      <w:r>
        <w:rPr>
          <w:rFonts w:hint="default" w:ascii="Arial" w:hAnsi="Arial" w:cs="Arial"/>
          <w:sz w:val="20"/>
          <w:szCs w:val="20"/>
        </w:rPr>
        <w:t>). This low contribution also reflects that only 16% of the records reclassified as dew registered water in the SDC, since most of them were collected only by the SFC. Compared with the instrumental detection, the mean of the reclassified fog exceeds the instrumental one in all twelve months, because the instrumental fog mean also includes the smaller amounts collected by the SFC during records reclassified as dew, whereas the mean of the reclassified dew is lower than the instrumental one in ten of the eleven months with dew records in the SDC. At the daily scale (</w:t>
      </w:r>
      <w:r>
        <w:rPr>
          <w:rFonts w:hint="default" w:ascii="Arial" w:hAnsi="Arial" w:cs="Arial"/>
          <w:sz w:val="20"/>
          <w:szCs w:val="20"/>
        </w:rPr>
        <w:fldChar w:fldCharType="begin"/>
      </w:r>
      <w:r>
        <w:rPr>
          <w:rFonts w:hint="default" w:ascii="Arial" w:hAnsi="Arial" w:cs="Arial"/>
          <w:sz w:val="20"/>
          <w:szCs w:val="20"/>
        </w:rPr>
        <w:instrText xml:space="preserve"> HYPERLINK \l "fig-distribution" \h </w:instrText>
      </w:r>
      <w:r>
        <w:rPr>
          <w:rFonts w:hint="default" w:ascii="Arial" w:hAnsi="Arial" w:cs="Arial"/>
          <w:sz w:val="20"/>
          <w:szCs w:val="20"/>
        </w:rPr>
        <w:fldChar w:fldCharType="separate"/>
      </w:r>
      <w:r>
        <w:rPr>
          <w:rStyle w:val="24"/>
          <w:rFonts w:hint="default" w:ascii="Arial" w:hAnsi="Arial" w:cs="Arial"/>
          <w:sz w:val="20"/>
          <w:szCs w:val="20"/>
        </w:rPr>
        <w:t>Figure 4</w:t>
      </w:r>
      <w:r>
        <w:rPr>
          <w:rStyle w:val="24"/>
          <w:rFonts w:hint="default" w:ascii="Arial" w:hAnsi="Arial" w:cs="Arial"/>
          <w:sz w:val="20"/>
          <w:szCs w:val="20"/>
        </w:rPr>
        <w:fldChar w:fldCharType="end"/>
      </w:r>
      <w:r>
        <w:rPr>
          <w:rFonts w:hint="default" w:ascii="Arial" w:hAnsi="Arial" w:cs="Arial"/>
          <w:sz w:val="20"/>
          <w:szCs w:val="20"/>
        </w:rPr>
        <w:t>, C and D), the reclassified fog shows a nocturnal plateau of ~57 to 79 mL between 00:00 and 11:00 UTC and an afternoon peak of ~264 mL at 20:00 UTC, whereas the nocturnal reclassified dew remains between ~2.7 and 7.5 mL, and no dew water is registered between 15:00 and 22:00 UTC.</w:t>
      </w:r>
    </w:p>
    <w:tbl>
      <w:tblPr>
        <w:tblStyle w:val="44"/>
        <w:tblW w:w="5000" w:type="pct"/>
        <w:tblInd w:w="0" w:type="dxa"/>
        <w:tblLayout w:type="fixed"/>
        <w:tblCellMar>
          <w:top w:w="0" w:type="dxa"/>
          <w:left w:w="108" w:type="dxa"/>
          <w:bottom w:w="0" w:type="dxa"/>
          <w:right w:w="108" w:type="dxa"/>
        </w:tblCellMar>
      </w:tblPr>
      <w:tblGrid>
        <w:gridCol w:w="9576"/>
      </w:tblGrid>
      <w:tr>
        <w:tblPrEx>
          <w:tblCellMar>
            <w:top w:w="0" w:type="dxa"/>
            <w:left w:w="108" w:type="dxa"/>
            <w:bottom w:w="0" w:type="dxa"/>
            <w:right w:w="108" w:type="dxa"/>
          </w:tblCellMar>
        </w:tblPrEx>
        <w:tc>
          <w:tcPr>
            <w:tcW w:w="7920" w:type="dxa"/>
          </w:tcPr>
          <w:p>
            <w:pPr>
              <w:pStyle w:val="27"/>
              <w:jc w:val="both"/>
              <w:rPr>
                <w:rFonts w:hint="default" w:ascii="Arial" w:hAnsi="Arial" w:cs="Arial"/>
                <w:sz w:val="20"/>
                <w:szCs w:val="20"/>
              </w:rPr>
            </w:pPr>
            <w:commentRangeStart w:id="19"/>
            <w:bookmarkStart w:id="18" w:name="fig-distribution"/>
            <w:r>
              <w:rPr>
                <w:rFonts w:hint="default" w:ascii="Arial" w:hAnsi="Arial" w:cs="Arial"/>
                <w:sz w:val="20"/>
                <w:szCs w:val="20"/>
              </w:rPr>
              <w:drawing>
                <wp:inline distT="0" distB="0" distL="0" distR="0">
                  <wp:extent cx="5334000" cy="3879215"/>
                  <wp:effectExtent l="0" t="0" r="0" b="0"/>
                  <wp:docPr id="3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pic:cNvPicPr>
                            <a:picLocks noChangeAspect="1" noChangeArrowheads="1"/>
                          </pic:cNvPicPr>
                        </pic:nvPicPr>
                        <pic:blipFill>
                          <a:blip r:embed="rId9"/>
                          <a:stretch>
                            <a:fillRect/>
                          </a:stretch>
                        </pic:blipFill>
                        <pic:spPr>
                          <a:xfrm>
                            <a:off x="0" y="0"/>
                            <a:ext cx="5334000" cy="3879272"/>
                          </a:xfrm>
                          <a:prstGeom prst="rect">
                            <a:avLst/>
                          </a:prstGeom>
                          <a:noFill/>
                          <a:ln w="9525">
                            <a:noFill/>
                          </a:ln>
                        </pic:spPr>
                      </pic:pic>
                    </a:graphicData>
                  </a:graphic>
                </wp:inline>
              </w:drawing>
            </w:r>
            <w:commentRangeEnd w:id="19"/>
            <w:r>
              <w:rPr>
                <w:rStyle w:val="16"/>
                <w:rFonts w:hint="default" w:ascii="Arial" w:hAnsi="Arial" w:cs="Arial"/>
                <w:sz w:val="20"/>
                <w:szCs w:val="20"/>
              </w:rPr>
              <w:commentReference w:id="19"/>
            </w:r>
          </w:p>
          <w:p>
            <w:pPr>
              <w:pStyle w:val="48"/>
              <w:spacing w:before="200"/>
              <w:jc w:val="both"/>
              <w:rPr>
                <w:rFonts w:hint="default" w:ascii="Arial" w:hAnsi="Arial" w:cs="Arial"/>
                <w:sz w:val="20"/>
                <w:szCs w:val="20"/>
              </w:rPr>
            </w:pPr>
            <w:r>
              <w:rPr>
                <w:rFonts w:hint="default" w:ascii="Arial" w:hAnsi="Arial" w:cs="Arial"/>
                <w:sz w:val="20"/>
                <w:szCs w:val="20"/>
              </w:rPr>
              <w:t xml:space="preserve">Figure 4: Seasonal and diurnal distribution of fog and dew occurrences at station OYA1211 during 2024, </w:t>
            </w:r>
            <w:commentRangeStart w:id="20"/>
            <w:r>
              <w:rPr>
                <w:rFonts w:hint="default" w:ascii="Arial" w:hAnsi="Arial" w:cs="Arial"/>
                <w:sz w:val="20"/>
                <w:szCs w:val="20"/>
              </w:rPr>
              <w:t>before (instrumental) and after (classified)</w:t>
            </w:r>
            <w:commentRangeEnd w:id="20"/>
            <w:r>
              <w:commentReference w:id="20"/>
            </w:r>
            <w:r>
              <w:rPr>
                <w:rFonts w:hint="default" w:ascii="Arial" w:hAnsi="Arial" w:cs="Arial"/>
                <w:sz w:val="20"/>
                <w:szCs w:val="20"/>
              </w:rPr>
              <w:t xml:space="preserve"> the classification based on visibility and GOES-16 fog and low clouds (FLC) detection. (A) Fog and (B) dew monthly distribution; (C) fog and (D) dew hourly distribution. Bars show the mean accumulated water per 10-min record (values &gt; 0; left axis): in grey for the instrumental detection (water of the standard fog collector, SFC, for fog and of the standard dew collector, SDC, for dew) and in blue (fog) or orange (dew) after the classification (water of the SFC in the records classified as fog and of the SDC in the records classified as dew). Lines show the frequency as percentage of the 10-min records with atmospheric water (right axis). For the instrumental detection (dashed line, open circles), it is the percentage of these records in which the SFC (A, C) or the SDC (B, D) registered water; since both collectors often register water at the same time, the instrumental fog and dew frequencies can add up to more than 100%. For the classification (solid line, filled circles), fog and dew add up to 100%. Note the different water scales of each panel. In (C) and (D), the lower axis is in UTC and the upper axis in approximate Chile local time (UTC-3).</w:t>
            </w:r>
          </w:p>
          <w:bookmarkEnd w:id="18"/>
        </w:tc>
      </w:tr>
      <w:bookmarkEnd w:id="15"/>
    </w:tbl>
    <w:p>
      <w:pPr>
        <w:pStyle w:val="4"/>
        <w:jc w:val="both"/>
        <w:rPr>
          <w:rFonts w:hint="default" w:ascii="Arial" w:hAnsi="Arial" w:cs="Arial"/>
          <w:sz w:val="20"/>
          <w:szCs w:val="20"/>
        </w:rPr>
      </w:pPr>
      <w:bookmarkStart w:id="19" w:name="X36a490bb86d83cd5ef7f99c96a73583e9800f43"/>
      <w:r>
        <w:rPr>
          <w:rFonts w:hint="default" w:ascii="Arial" w:hAnsi="Arial" w:cs="Arial"/>
          <w:sz w:val="20"/>
          <w:szCs w:val="20"/>
        </w:rPr>
        <w:t>3.2 Atmospheric stability under fog and dew occurrences</w:t>
      </w:r>
    </w:p>
    <w:p>
      <w:pPr>
        <w:pStyle w:val="26"/>
        <w:jc w:val="both"/>
        <w:rPr>
          <w:rFonts w:hint="default" w:ascii="Arial" w:hAnsi="Arial" w:cs="Arial"/>
          <w:sz w:val="20"/>
          <w:szCs w:val="20"/>
        </w:rPr>
      </w:pPr>
      <w:r>
        <w:rPr>
          <w:rFonts w:hint="default" w:ascii="Arial" w:hAnsi="Arial" w:cs="Arial"/>
          <w:sz w:val="20"/>
          <w:szCs w:val="20"/>
        </w:rPr>
        <w:t>Once fog and dew occurrences are reclassified, we evaluate whether they develop under different atmospheric stability</w:t>
      </w:r>
      <w:del w:id="297" w:author="felipe" w:date="2026-10-11T19:56:34Z">
        <w:r>
          <w:rPr>
            <w:rFonts w:hint="default" w:ascii="Arial" w:hAnsi="Arial" w:cs="Arial"/>
            <w:sz w:val="20"/>
            <w:szCs w:val="20"/>
          </w:rPr>
          <w:delText xml:space="preserve">, first for two of the typical days shown in </w:delText>
        </w:r>
      </w:del>
      <w:del w:id="298" w:author="felipe" w:date="2026-10-11T19:56:34Z">
        <w:r>
          <w:rPr>
            <w:rFonts w:hint="default" w:ascii="Arial" w:hAnsi="Arial" w:cs="Arial"/>
            <w:sz w:val="20"/>
            <w:szCs w:val="20"/>
          </w:rPr>
          <w:fldChar w:fldCharType="begin"/>
        </w:r>
      </w:del>
      <w:del w:id="299" w:author="felipe" w:date="2026-10-11T19:56:34Z">
        <w:r>
          <w:rPr>
            <w:rFonts w:hint="default" w:ascii="Arial" w:hAnsi="Arial" w:cs="Arial"/>
            <w:sz w:val="20"/>
            <w:szCs w:val="20"/>
          </w:rPr>
          <w:delInstrText xml:space="preserve"> HYPERLINK \l "fig-typical-days" \h </w:delInstrText>
        </w:r>
      </w:del>
      <w:del w:id="300" w:author="felipe" w:date="2026-10-11T19:56:34Z">
        <w:r>
          <w:rPr>
            <w:rFonts w:hint="default" w:ascii="Arial" w:hAnsi="Arial" w:cs="Arial"/>
            <w:sz w:val="20"/>
            <w:szCs w:val="20"/>
          </w:rPr>
          <w:fldChar w:fldCharType="separate"/>
        </w:r>
      </w:del>
      <w:del w:id="301" w:author="felipe" w:date="2026-10-11T19:56:34Z">
        <w:r>
          <w:rPr>
            <w:rStyle w:val="24"/>
            <w:rFonts w:hint="default" w:ascii="Arial" w:hAnsi="Arial" w:cs="Arial"/>
            <w:sz w:val="20"/>
            <w:szCs w:val="20"/>
          </w:rPr>
          <w:delText>Figure 3</w:delText>
        </w:r>
      </w:del>
      <w:del w:id="302" w:author="felipe" w:date="2026-10-11T19:56:34Z">
        <w:r>
          <w:rPr>
            <w:rStyle w:val="24"/>
            <w:rFonts w:hint="default" w:ascii="Arial" w:hAnsi="Arial" w:cs="Arial"/>
            <w:sz w:val="20"/>
            <w:szCs w:val="20"/>
          </w:rPr>
          <w:fldChar w:fldCharType="end"/>
        </w:r>
      </w:del>
      <w:del w:id="303" w:author="felipe" w:date="2026-10-11T19:56:34Z">
        <w:r>
          <w:rPr>
            <w:rFonts w:hint="default" w:ascii="Arial" w:hAnsi="Arial" w:cs="Arial"/>
            <w:sz w:val="20"/>
            <w:szCs w:val="20"/>
          </w:rPr>
          <w:delText xml:space="preserve"> and then a compilation for the whole year</w:delText>
        </w:r>
      </w:del>
      <w:r>
        <w:rPr>
          <w:rFonts w:hint="default" w:ascii="Arial" w:hAnsi="Arial" w:cs="Arial"/>
          <w:sz w:val="20"/>
          <w:szCs w:val="20"/>
        </w:rPr>
        <w:t xml:space="preserve">. </w:t>
      </w:r>
      <w:r>
        <w:rPr>
          <w:rFonts w:hint="default" w:ascii="Arial" w:hAnsi="Arial" w:cs="Arial"/>
          <w:sz w:val="20"/>
          <w:szCs w:val="20"/>
        </w:rPr>
        <w:fldChar w:fldCharType="begin"/>
      </w:r>
      <w:r>
        <w:rPr>
          <w:rFonts w:hint="default" w:ascii="Arial" w:hAnsi="Arial" w:cs="Arial"/>
          <w:sz w:val="20"/>
          <w:szCs w:val="20"/>
        </w:rPr>
        <w:instrText xml:space="preserve"> HYPERLINK \l "fig-profiles-days" \h </w:instrText>
      </w:r>
      <w:r>
        <w:rPr>
          <w:rFonts w:hint="default" w:ascii="Arial" w:hAnsi="Arial" w:cs="Arial"/>
          <w:sz w:val="20"/>
          <w:szCs w:val="20"/>
        </w:rPr>
        <w:fldChar w:fldCharType="separate"/>
      </w:r>
      <w:r>
        <w:rPr>
          <w:rStyle w:val="24"/>
          <w:rFonts w:hint="default" w:ascii="Arial" w:hAnsi="Arial" w:cs="Arial"/>
          <w:sz w:val="20"/>
          <w:szCs w:val="20"/>
        </w:rPr>
        <w:t>Figure 5</w:t>
      </w:r>
      <w:r>
        <w:rPr>
          <w:rStyle w:val="24"/>
          <w:rFonts w:hint="default" w:ascii="Arial" w:hAnsi="Arial" w:cs="Arial"/>
          <w:sz w:val="20"/>
          <w:szCs w:val="20"/>
        </w:rPr>
        <w:fldChar w:fldCharType="end"/>
      </w:r>
      <w:r>
        <w:rPr>
          <w:rFonts w:hint="default" w:ascii="Arial" w:hAnsi="Arial" w:cs="Arial"/>
          <w:sz w:val="20"/>
          <w:szCs w:val="20"/>
        </w:rPr>
        <w:t xml:space="preserve"> shows vertical profiles of θ, q and U along the transect on April 28</w:t>
      </w:r>
      <w:r>
        <w:rPr>
          <w:rFonts w:hint="default" w:ascii="Arial" w:hAnsi="Arial" w:cs="Arial"/>
          <w:sz w:val="20"/>
          <w:szCs w:val="20"/>
          <w:vertAlign w:val="superscript"/>
          <w:rPrChange w:id="304" w:author="felipe" w:date="2026-10-11T19:56:44Z">
            <w:rPr>
              <w:rFonts w:hint="default" w:ascii="Arial" w:hAnsi="Arial" w:cs="Arial"/>
              <w:sz w:val="20"/>
              <w:szCs w:val="20"/>
            </w:rPr>
          </w:rPrChange>
        </w:rPr>
        <w:t>th</w:t>
      </w:r>
      <w:r>
        <w:rPr>
          <w:rFonts w:hint="default" w:ascii="Arial" w:hAnsi="Arial" w:cs="Arial"/>
          <w:sz w:val="20"/>
          <w:szCs w:val="20"/>
        </w:rPr>
        <w:t xml:space="preserve"> (fog) and April 24</w:t>
      </w:r>
      <w:r>
        <w:rPr>
          <w:rFonts w:hint="default" w:ascii="Arial" w:hAnsi="Arial" w:cs="Arial"/>
          <w:sz w:val="20"/>
          <w:szCs w:val="20"/>
          <w:vertAlign w:val="superscript"/>
          <w:rPrChange w:id="305" w:author="felipe" w:date="2026-10-11T19:56:47Z">
            <w:rPr>
              <w:rFonts w:hint="default" w:ascii="Arial" w:hAnsi="Arial" w:cs="Arial"/>
              <w:sz w:val="20"/>
              <w:szCs w:val="20"/>
            </w:rPr>
          </w:rPrChange>
        </w:rPr>
        <w:t>th</w:t>
      </w:r>
      <w:r>
        <w:rPr>
          <w:rFonts w:hint="default" w:ascii="Arial" w:hAnsi="Arial" w:cs="Arial"/>
          <w:sz w:val="20"/>
          <w:szCs w:val="20"/>
        </w:rPr>
        <w:t xml:space="preserve"> (dew). For each occurrence, it shows the hour with the most contrasting θ profile between both regimes, which is 11:00 UTC on both days, together with the hour without atmospheric water of the same day whose θ profile contrasts most with the occurrence (17:00 UTC on April 28th and 22:00 UTC on April 24th). On April 28th, θ increases by only ~2.1 K between 48 and 1211 m a.s.l. during the fog hour, compared with ~12.1 K during the hour without occurrence. On April 24th, θ increases by ~5.8 K over the same layer during the dew hour, an intermediate slope between the fog profile and the profiles without occurrence (~13.1 K on the same day). In contrast, q and U do not show a comparable difference between occurrence types, and q remains between ~8.6 and 10.5 g kg⁻¹ from 48 to 1211 m a.s.l. during both the fog and the dew hours. Above 1211 m a.s.l., the fog and dew profiles show a sharp increase in θ (~8.6 and 6.9 K, respectively), whereas the profiles without occurrence, already warmer below, increase by only ~1.9 to 2.8 K. Specific humidity decreases at 1354 m a.s.l. in all profiles (to ~2.3 to 6.6 g kg⁻¹), whereas the wind speed profiles do not follow a consistent pattern.</w:t>
      </w:r>
    </w:p>
    <w:tbl>
      <w:tblPr>
        <w:tblStyle w:val="44"/>
        <w:tblW w:w="5000" w:type="pct"/>
        <w:tblInd w:w="0" w:type="dxa"/>
        <w:tblLayout w:type="fixed"/>
        <w:tblCellMar>
          <w:top w:w="0" w:type="dxa"/>
          <w:left w:w="108" w:type="dxa"/>
          <w:bottom w:w="0" w:type="dxa"/>
          <w:right w:w="108" w:type="dxa"/>
        </w:tblCellMar>
      </w:tblPr>
      <w:tblGrid>
        <w:gridCol w:w="9576"/>
      </w:tblGrid>
      <w:tr>
        <w:tblPrEx>
          <w:tblCellMar>
            <w:top w:w="0" w:type="dxa"/>
            <w:left w:w="108" w:type="dxa"/>
            <w:bottom w:w="0" w:type="dxa"/>
            <w:right w:w="108" w:type="dxa"/>
          </w:tblCellMar>
        </w:tblPrEx>
        <w:tc>
          <w:tcPr>
            <w:tcW w:w="7920" w:type="dxa"/>
          </w:tcPr>
          <w:p>
            <w:pPr>
              <w:pStyle w:val="27"/>
              <w:jc w:val="both"/>
              <w:rPr>
                <w:rFonts w:hint="default" w:ascii="Arial" w:hAnsi="Arial" w:cs="Arial"/>
                <w:sz w:val="20"/>
                <w:szCs w:val="20"/>
              </w:rPr>
            </w:pPr>
            <w:bookmarkStart w:id="20" w:name="fig-profiles-days"/>
            <w:r>
              <w:rPr>
                <w:rFonts w:hint="default" w:ascii="Arial" w:hAnsi="Arial" w:cs="Arial"/>
                <w:sz w:val="20"/>
                <w:szCs w:val="20"/>
              </w:rPr>
              <w:drawing>
                <wp:inline distT="0" distB="0" distL="0" distR="0">
                  <wp:extent cx="5334000" cy="3467100"/>
                  <wp:effectExtent l="0" t="0" r="0" b="0"/>
                  <wp:docPr id="4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pic:cNvPicPr>
                            <a:picLocks noChangeAspect="1" noChangeArrowheads="1"/>
                          </pic:cNvPicPr>
                        </pic:nvPicPr>
                        <pic:blipFill>
                          <a:blip r:embed="rId10"/>
                          <a:stretch>
                            <a:fillRect/>
                          </a:stretch>
                        </pic:blipFill>
                        <pic:spPr>
                          <a:xfrm>
                            <a:off x="0" y="0"/>
                            <a:ext cx="5334000" cy="3467100"/>
                          </a:xfrm>
                          <a:prstGeom prst="rect">
                            <a:avLst/>
                          </a:prstGeom>
                          <a:noFill/>
                          <a:ln w="9525">
                            <a:noFill/>
                          </a:ln>
                        </pic:spPr>
                      </pic:pic>
                    </a:graphicData>
                  </a:graphic>
                </wp:inline>
              </w:drawing>
            </w:r>
          </w:p>
          <w:p>
            <w:pPr>
              <w:pStyle w:val="48"/>
              <w:spacing w:before="200"/>
              <w:jc w:val="both"/>
              <w:rPr>
                <w:rFonts w:hint="default" w:ascii="Arial" w:hAnsi="Arial" w:cs="Arial"/>
                <w:sz w:val="20"/>
                <w:szCs w:val="20"/>
              </w:rPr>
            </w:pPr>
            <w:r>
              <w:rPr>
                <w:rFonts w:hint="default" w:ascii="Arial" w:hAnsi="Arial" w:cs="Arial"/>
                <w:sz w:val="20"/>
                <w:szCs w:val="20"/>
              </w:rPr>
              <w:t xml:space="preserve">Figure 5: Vertical profiles on a typical fog day and a typical dew day. Potential temperature (θ), specific humidity (q) and wind speed (U) along the Cerro Oyarbide transect on April 28th, 2024 (fog, top) and April 24th, 2024 (dew, bottom), the same days shown in </w:t>
            </w:r>
            <w:r>
              <w:rPr>
                <w:rFonts w:hint="default" w:ascii="Arial" w:hAnsi="Arial" w:cs="Arial"/>
                <w:sz w:val="20"/>
                <w:szCs w:val="20"/>
              </w:rPr>
              <w:fldChar w:fldCharType="begin"/>
            </w:r>
            <w:r>
              <w:rPr>
                <w:rFonts w:hint="default" w:ascii="Arial" w:hAnsi="Arial" w:cs="Arial"/>
                <w:sz w:val="20"/>
                <w:szCs w:val="20"/>
              </w:rPr>
              <w:instrText xml:space="preserve"> HYPERLINK \l "fig-typical-days" \h </w:instrText>
            </w:r>
            <w:r>
              <w:rPr>
                <w:rFonts w:hint="default" w:ascii="Arial" w:hAnsi="Arial" w:cs="Arial"/>
                <w:sz w:val="20"/>
                <w:szCs w:val="20"/>
              </w:rPr>
              <w:fldChar w:fldCharType="separate"/>
            </w:r>
            <w:r>
              <w:rPr>
                <w:rStyle w:val="24"/>
                <w:rFonts w:hint="default" w:ascii="Arial" w:hAnsi="Arial" w:cs="Arial"/>
                <w:sz w:val="20"/>
                <w:szCs w:val="20"/>
              </w:rPr>
              <w:t>Figure 3</w:t>
            </w:r>
            <w:r>
              <w:rPr>
                <w:rStyle w:val="24"/>
                <w:rFonts w:hint="default" w:ascii="Arial" w:hAnsi="Arial" w:cs="Arial"/>
                <w:sz w:val="20"/>
                <w:szCs w:val="20"/>
              </w:rPr>
              <w:fldChar w:fldCharType="end"/>
            </w:r>
            <w:r>
              <w:rPr>
                <w:rFonts w:hint="default" w:ascii="Arial" w:hAnsi="Arial" w:cs="Arial"/>
                <w:sz w:val="20"/>
                <w:szCs w:val="20"/>
              </w:rPr>
              <w:t>. For each day, the hour of the occurrence with the most contrasting θ profile between both regimes (11:00 UTC on both days; fog in blue, dew in orange) and the hour without atmospheric water at OYA1211 with the most contrasting θ profile with the occurrence (17:00 UTC on April 28th and 22:00 UTC on April 24th; grey) are shown. Stations are ordered by elevation (vertical spacing not to scale), and the shaded band marks OYA1211. OYA1069 is not shown because it has no valid data in 2024.</w:t>
            </w:r>
          </w:p>
          <w:bookmarkEnd w:id="20"/>
        </w:tc>
      </w:tr>
    </w:tbl>
    <w:p>
      <w:pPr>
        <w:pStyle w:val="3"/>
        <w:jc w:val="both"/>
        <w:rPr>
          <w:rFonts w:hint="default" w:ascii="Arial" w:hAnsi="Arial" w:cs="Arial"/>
          <w:sz w:val="20"/>
          <w:szCs w:val="20"/>
        </w:rPr>
      </w:pPr>
      <w:r>
        <w:rPr>
          <w:rFonts w:hint="default" w:ascii="Arial" w:hAnsi="Arial" w:cs="Arial"/>
          <w:sz w:val="20"/>
          <w:szCs w:val="20"/>
        </w:rPr>
        <w:t xml:space="preserve">To verify whether this contrast holds at the annual scale, </w:t>
      </w:r>
      <w:r>
        <w:rPr>
          <w:rFonts w:hint="default" w:ascii="Arial" w:hAnsi="Arial" w:cs="Arial"/>
          <w:sz w:val="20"/>
          <w:szCs w:val="20"/>
        </w:rPr>
        <w:fldChar w:fldCharType="begin"/>
      </w:r>
      <w:r>
        <w:rPr>
          <w:rFonts w:hint="default" w:ascii="Arial" w:hAnsi="Arial" w:cs="Arial"/>
          <w:sz w:val="20"/>
          <w:szCs w:val="20"/>
        </w:rPr>
        <w:instrText xml:space="preserve"> HYPERLINK \l "fig-gradients" \h </w:instrText>
      </w:r>
      <w:r>
        <w:rPr>
          <w:rFonts w:hint="default" w:ascii="Arial" w:hAnsi="Arial" w:cs="Arial"/>
          <w:sz w:val="20"/>
          <w:szCs w:val="20"/>
        </w:rPr>
        <w:fldChar w:fldCharType="separate"/>
      </w:r>
      <w:r>
        <w:rPr>
          <w:rStyle w:val="24"/>
          <w:rFonts w:hint="default" w:ascii="Arial" w:hAnsi="Arial" w:cs="Arial"/>
          <w:sz w:val="20"/>
          <w:szCs w:val="20"/>
        </w:rPr>
        <w:t>Figure 6</w:t>
      </w:r>
      <w:r>
        <w:rPr>
          <w:rStyle w:val="24"/>
          <w:rFonts w:hint="default" w:ascii="Arial" w:hAnsi="Arial" w:cs="Arial"/>
          <w:sz w:val="20"/>
          <w:szCs w:val="20"/>
        </w:rPr>
        <w:fldChar w:fldCharType="end"/>
      </w:r>
      <w:r>
        <w:rPr>
          <w:rFonts w:hint="default" w:ascii="Arial" w:hAnsi="Arial" w:cs="Arial"/>
          <w:sz w:val="20"/>
          <w:szCs w:val="20"/>
        </w:rPr>
        <w:t xml:space="preserve"> summarizes the mean vertical gradients between the coastal reference station (48 m a.s.l.) and each station of the transect for fog, dew and no occurrence during 2024. Under fog, ∂θ/∂z remains low from 518 to 1211 m a.s.l. (1.3×10⁻³ to 3.2×10⁻³ K m⁻¹), with a mean of 2.57×10⁻³ K m⁻¹ at OYA1211. Under dew, it is higher at every station (2.0×10⁻³ to 3.7×10⁻³ K m⁻¹), with a mean of 3.34×10⁻³ K m⁻¹ at OYA1211, while under no occurrence it increases with elevation from 2.8×10⁻³ K m⁻¹ at 518 m a.s.l. to 9.4×10⁻³ K m⁻¹ at OYA1211. At 518 m a.s.l. the three regimes show similar gradients (1.9×10⁻³ to 2.9×10⁻³ K m⁻¹), but from 780 m a.s.l. upward dew lies much closer to fog than to no occurrence: at OYA1211, the dew mean exceeds the fog mean by 0.77×10⁻³ K m⁻¹, whereas the no-occurrence mean is almost three times the dew mean. The difference in ∂θ/∂z between fog and dew is statistically significant both at OYA1211 (Mann–Whitney, r = 0.25, p &lt; 0.001) and along the transect (r = 0.20, p &lt; 0.001), and the three groups differ globally (Kruskal–Wallis, χ² = 9116.2 at OYA1211 and χ² = 21627.5 along the transect, df = 2, p &lt; 0.001). However, the fog and dew distributions of ∂θ/∂z overlap: at OYA1211, 54% of the fog records are below 2.6×10⁻³ K m⁻¹ and 31% exceed 3.1×10⁻³ K m⁻¹, whereas 52% of the dew records exceed 3.1×10⁻³ K m⁻¹. When used to separate fog from dew, ∂θ/∂z at OYA1211 reaches an area under the ROC curve of 0.64, with an optimal cut-off (Youden index) of 3.4×10⁻³ K m⁻¹ and an accuracy of 63%. The general threshold of 3.1×10⁻³ K m⁻¹ (Lobos Roco et al., 2018) falls between the fog and dew means at OYA1211, while 97% of the no-occurrence records at this station exceed it. At 1354 m a.s.l., ∂θ/∂z increases in all regimes (5.8×10⁻³, 6.6×10⁻³ and 9.8×10⁻³ K m⁻¹ for fog, dew and no occurrence, respectively), consistent with the sharp θ increase above 1211 m a.s.l. observed in </w:t>
      </w:r>
      <w:r>
        <w:rPr>
          <w:rFonts w:hint="default" w:ascii="Arial" w:hAnsi="Arial" w:cs="Arial"/>
          <w:sz w:val="20"/>
          <w:szCs w:val="20"/>
        </w:rPr>
        <w:fldChar w:fldCharType="begin"/>
      </w:r>
      <w:r>
        <w:rPr>
          <w:rFonts w:hint="default" w:ascii="Arial" w:hAnsi="Arial" w:cs="Arial"/>
          <w:sz w:val="20"/>
          <w:szCs w:val="20"/>
        </w:rPr>
        <w:instrText xml:space="preserve"> HYPERLINK \l "fig-profiles-days" \h </w:instrText>
      </w:r>
      <w:r>
        <w:rPr>
          <w:rFonts w:hint="default" w:ascii="Arial" w:hAnsi="Arial" w:cs="Arial"/>
          <w:sz w:val="20"/>
          <w:szCs w:val="20"/>
        </w:rPr>
        <w:fldChar w:fldCharType="separate"/>
      </w:r>
      <w:r>
        <w:rPr>
          <w:rStyle w:val="24"/>
          <w:rFonts w:hint="default" w:ascii="Arial" w:hAnsi="Arial" w:cs="Arial"/>
          <w:sz w:val="20"/>
          <w:szCs w:val="20"/>
        </w:rPr>
        <w:t>Figure 5</w:t>
      </w:r>
      <w:r>
        <w:rPr>
          <w:rStyle w:val="24"/>
          <w:rFonts w:hint="default" w:ascii="Arial" w:hAnsi="Arial" w:cs="Arial"/>
          <w:sz w:val="20"/>
          <w:szCs w:val="20"/>
        </w:rPr>
        <w:fldChar w:fldCharType="end"/>
      </w:r>
      <w:r>
        <w:rPr>
          <w:rFonts w:hint="default" w:ascii="Arial" w:hAnsi="Arial" w:cs="Arial"/>
          <w:sz w:val="20"/>
          <w:szCs w:val="20"/>
        </w:rPr>
        <w:t xml:space="preserve"> and with the thermal inversion above the marine boundary layer.</w:t>
      </w:r>
    </w:p>
    <w:p>
      <w:pPr>
        <w:pStyle w:val="3"/>
        <w:jc w:val="both"/>
        <w:rPr>
          <w:ins w:id="306" w:author="felipe" w:date="2026-10-11T20:02:46Z"/>
          <w:rFonts w:hint="default" w:ascii="Arial" w:hAnsi="Arial" w:cs="Arial"/>
          <w:sz w:val="20"/>
          <w:szCs w:val="20"/>
        </w:rPr>
      </w:pPr>
      <w:r>
        <w:rPr>
          <w:rFonts w:hint="default" w:ascii="Arial" w:hAnsi="Arial" w:cs="Arial"/>
          <w:sz w:val="20"/>
          <w:szCs w:val="20"/>
        </w:rPr>
        <w:t xml:space="preserve">Unlike θ, ∂q/∂z barely differs between fog and dew along the transect (e.g., −4.9×10⁻⁴ and −3.3×10⁻⁴ g kg⁻¹ m⁻¹ at OYA1211), with small effect sizes (r = 0.13 at OYA1211 and r = 0.04 along the transect). Under no occurrence, ∂q/∂z becomes more negative above 862 m a.s.l. (−2.0×10⁻³ g kg⁻¹ m⁻¹ at OYA1211), so ∂q/∂z separates active occurrences from no occurrence (r = 0.18 at OYA1211) better than fog from dew. At OYA1211, only 3.5% of the fog records and 4.9% of the dew records are below the threshold of −1.6×10⁻³ g kg⁻¹ m⁻¹ proposed by Lobos Roco et al. (2018), compared with 48% of the no-occurrence records. Averaging both regimes, active occurrences show a mean ∂q/∂z of −4.1×10⁻⁴ g kg⁻¹ m⁻¹ at this station, a value that we propose as a new threshold. </w:t>
      </w:r>
    </w:p>
    <w:p>
      <w:pPr>
        <w:pStyle w:val="3"/>
        <w:jc w:val="both"/>
        <w:rPr>
          <w:rFonts w:hint="default" w:ascii="Arial" w:hAnsi="Arial" w:cs="Arial"/>
          <w:sz w:val="20"/>
          <w:szCs w:val="20"/>
        </w:rPr>
      </w:pPr>
      <w:r>
        <w:rPr>
          <w:rFonts w:hint="default" w:ascii="Arial" w:hAnsi="Arial" w:cs="Arial"/>
          <w:sz w:val="20"/>
          <w:szCs w:val="20"/>
        </w:rPr>
        <w:t>Finally, ∂U/∂z is negative at most stations, that is, wind speed is lower than at the coast, and it does not differ between fog and dew at OYA1211 (p = 0.63, r = 0.02), while along the transect the difference is small (r = 0.07). Only at 1354 m a.s.l. does the wind speed exceed that of the coast under fog and dew. Overall, ∂θ/∂z is the only gradient that separates fog from dew with a non-trivial effect size, and the three gradients separate active occurrences from no occurrence more clearly than fog from dew.</w:t>
      </w:r>
    </w:p>
    <w:tbl>
      <w:tblPr>
        <w:tblStyle w:val="44"/>
        <w:tblW w:w="5000" w:type="pct"/>
        <w:tblInd w:w="0" w:type="dxa"/>
        <w:tblLayout w:type="fixed"/>
        <w:tblCellMar>
          <w:top w:w="0" w:type="dxa"/>
          <w:left w:w="108" w:type="dxa"/>
          <w:bottom w:w="0" w:type="dxa"/>
          <w:right w:w="108" w:type="dxa"/>
        </w:tblCellMar>
      </w:tblPr>
      <w:tblGrid>
        <w:gridCol w:w="9576"/>
      </w:tblGrid>
      <w:tr>
        <w:tblPrEx>
          <w:tblCellMar>
            <w:top w:w="0" w:type="dxa"/>
            <w:left w:w="108" w:type="dxa"/>
            <w:bottom w:w="0" w:type="dxa"/>
            <w:right w:w="108" w:type="dxa"/>
          </w:tblCellMar>
        </w:tblPrEx>
        <w:tc>
          <w:tcPr>
            <w:tcW w:w="7920" w:type="dxa"/>
          </w:tcPr>
          <w:p>
            <w:pPr>
              <w:pStyle w:val="27"/>
              <w:jc w:val="both"/>
              <w:rPr>
                <w:rFonts w:hint="default" w:ascii="Arial" w:hAnsi="Arial" w:cs="Arial"/>
                <w:sz w:val="20"/>
                <w:szCs w:val="20"/>
              </w:rPr>
            </w:pPr>
            <w:commentRangeStart w:id="21"/>
            <w:bookmarkStart w:id="21" w:name="fig-gradients"/>
            <w:r>
              <w:rPr>
                <w:rFonts w:hint="default" w:ascii="Arial" w:hAnsi="Arial" w:cs="Arial"/>
                <w:sz w:val="20"/>
                <w:szCs w:val="20"/>
              </w:rPr>
              <w:drawing>
                <wp:inline distT="0" distB="0" distL="0" distR="0">
                  <wp:extent cx="6012180" cy="3030220"/>
                  <wp:effectExtent l="0" t="0" r="0" b="0"/>
                  <wp:docPr id="4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pic:cNvPicPr>
                            <a:picLocks noChangeAspect="1" noChangeArrowheads="1"/>
                          </pic:cNvPicPr>
                        </pic:nvPicPr>
                        <pic:blipFill>
                          <a:blip r:embed="rId11"/>
                          <a:stretch>
                            <a:fillRect/>
                          </a:stretch>
                        </pic:blipFill>
                        <pic:spPr>
                          <a:xfrm>
                            <a:off x="0" y="0"/>
                            <a:ext cx="6086197" cy="3067615"/>
                          </a:xfrm>
                          <a:prstGeom prst="rect">
                            <a:avLst/>
                          </a:prstGeom>
                          <a:noFill/>
                          <a:ln w="9525">
                            <a:noFill/>
                          </a:ln>
                        </pic:spPr>
                      </pic:pic>
                    </a:graphicData>
                  </a:graphic>
                </wp:inline>
              </w:drawing>
            </w:r>
            <w:commentRangeEnd w:id="21"/>
            <w:r>
              <w:rPr>
                <w:rStyle w:val="16"/>
                <w:rFonts w:hint="default" w:ascii="Arial" w:hAnsi="Arial" w:cs="Arial"/>
                <w:sz w:val="20"/>
                <w:szCs w:val="20"/>
              </w:rPr>
              <w:commentReference w:id="21"/>
            </w:r>
          </w:p>
          <w:p>
            <w:pPr>
              <w:pStyle w:val="48"/>
              <w:spacing w:before="200"/>
              <w:jc w:val="both"/>
              <w:rPr>
                <w:rFonts w:hint="default" w:ascii="Arial" w:hAnsi="Arial" w:cs="Arial"/>
                <w:sz w:val="20"/>
                <w:szCs w:val="20"/>
              </w:rPr>
            </w:pPr>
            <w:r>
              <w:rPr>
                <w:rFonts w:hint="default" w:ascii="Arial" w:hAnsi="Arial" w:cs="Arial"/>
                <w:sz w:val="20"/>
                <w:szCs w:val="20"/>
              </w:rPr>
              <w:t>Figure 6: Mean vertical gradients of (A) specific humidity (∂q/∂z), (B) potential temperature (∂θ/∂z) and (C) momentum (∂U/∂z) between the coastal reference station (48 m a.s.l.) and each station of the Cerro Oyarbide transect, for fog (blue), dew (orange) and no occurrence (grey) during 2024. Points show the mean and shaded bars ±1 standard deviation of the 10-min records (hourly for ∂U/∂z, limited by the coastal wind record). Stations are ordered by elevation (vertical spacing not to scale), and the shaded band marks OYA1211, the station where the classification is anchored (n = 2086 fog, 1915 dew and 44187 no-occurrence records for ∂θ/∂z). OYA1069 is not shown because it has no valid temperature or wind data in 2024. The 48 m point is the reference station, where all gradients are zero by definition. In (B), the horizontal axis is limited to 9.95×10⁻³ K m⁻¹ to highlight the difference between fog and dew, so the standard deviation bars of no occurrence are partly cut. Dashed vertical lines show the thresholds of Lobos Roco et al. (2018) (dark red: 3.1×10⁻³ K m⁻¹ and −1.6×10⁻³ g kg⁻¹ m⁻¹), the mean ∂θ/∂z of fog (blue, 2.57×10⁻³ K m⁻¹) and dew (orange, 3.34×10⁻³ K m⁻¹) at OYA1211, and the mean ∂q/∂z of active occurrences at OYA1211 (grey, −4.1×10⁻⁴ g kg⁻¹ m⁻¹). Gradients are shown in units of 10⁻³.</w:t>
            </w:r>
          </w:p>
          <w:bookmarkEnd w:id="21"/>
        </w:tc>
      </w:tr>
      <w:bookmarkEnd w:id="19"/>
    </w:tbl>
    <w:p>
      <w:pPr>
        <w:pStyle w:val="4"/>
        <w:jc w:val="both"/>
        <w:rPr>
          <w:rFonts w:hint="default" w:ascii="Arial" w:hAnsi="Arial" w:cs="Arial"/>
          <w:sz w:val="20"/>
          <w:szCs w:val="20"/>
        </w:rPr>
      </w:pPr>
      <w:bookmarkStart w:id="22" w:name="Xada64daa08118c2113b041224a13f11f0ebc132"/>
      <w:r>
        <w:rPr>
          <w:rFonts w:hint="default" w:ascii="Arial" w:hAnsi="Arial" w:cs="Arial"/>
          <w:sz w:val="20"/>
          <w:szCs w:val="20"/>
        </w:rPr>
        <w:t>3.</w:t>
      </w:r>
      <w:commentRangeStart w:id="22"/>
      <w:r>
        <w:rPr>
          <w:rFonts w:hint="default" w:ascii="Arial" w:hAnsi="Arial" w:cs="Arial"/>
          <w:sz w:val="20"/>
          <w:szCs w:val="20"/>
        </w:rPr>
        <w:t xml:space="preserve">3 Temporal </w:t>
      </w:r>
      <w:commentRangeEnd w:id="22"/>
      <w:r>
        <w:rPr>
          <w:rStyle w:val="16"/>
          <w:rFonts w:hint="default" w:ascii="Arial" w:hAnsi="Arial" w:cs="Arial"/>
          <w:sz w:val="20"/>
          <w:szCs w:val="20"/>
        </w:rPr>
        <w:commentReference w:id="22"/>
      </w:r>
      <w:r>
        <w:rPr>
          <w:rFonts w:hint="default" w:ascii="Arial" w:hAnsi="Arial" w:cs="Arial"/>
          <w:sz w:val="20"/>
          <w:szCs w:val="20"/>
        </w:rPr>
        <w:t>evolution of humidity, heat and wind speed under fog and dew occurrences</w:t>
      </w:r>
    </w:p>
    <w:p>
      <w:pPr>
        <w:pStyle w:val="27"/>
        <w:numPr>
          <w:ilvl w:val="0"/>
          <w:numId w:val="1"/>
        </w:numPr>
        <w:jc w:val="both"/>
        <w:rPr>
          <w:rFonts w:hint="default" w:ascii="Arial" w:hAnsi="Arial" w:cs="Arial"/>
          <w:sz w:val="20"/>
          <w:szCs w:val="20"/>
        </w:rPr>
      </w:pPr>
      <w:r>
        <w:rPr>
          <w:rFonts w:hint="default" w:ascii="Arial" w:hAnsi="Arial" w:cs="Arial"/>
          <w:sz w:val="20"/>
          <w:szCs w:val="20"/>
        </w:rPr>
        <w:t xml:space="preserve">To evaluate the third hypothesis, </w:t>
      </w:r>
      <w:r>
        <w:rPr>
          <w:rFonts w:hint="default" w:ascii="Arial" w:hAnsi="Arial" w:cs="Arial"/>
          <w:sz w:val="20"/>
          <w:szCs w:val="20"/>
        </w:rPr>
        <w:fldChar w:fldCharType="begin"/>
      </w:r>
      <w:r>
        <w:rPr>
          <w:rFonts w:hint="default" w:ascii="Arial" w:hAnsi="Arial" w:cs="Arial"/>
          <w:sz w:val="20"/>
          <w:szCs w:val="20"/>
        </w:rPr>
        <w:instrText xml:space="preserve"> HYPERLINK \l "fig-temporal" \h </w:instrText>
      </w:r>
      <w:r>
        <w:rPr>
          <w:rFonts w:hint="default" w:ascii="Arial" w:hAnsi="Arial" w:cs="Arial"/>
          <w:sz w:val="20"/>
          <w:szCs w:val="20"/>
        </w:rPr>
        <w:fldChar w:fldCharType="separate"/>
      </w:r>
      <w:r>
        <w:rPr>
          <w:rStyle w:val="24"/>
          <w:rFonts w:hint="default" w:ascii="Arial" w:hAnsi="Arial" w:cs="Arial"/>
          <w:sz w:val="20"/>
          <w:szCs w:val="20"/>
        </w:rPr>
        <w:t>Figure 7</w:t>
      </w:r>
      <w:r>
        <w:rPr>
          <w:rStyle w:val="24"/>
          <w:rFonts w:hint="default" w:ascii="Arial" w:hAnsi="Arial" w:cs="Arial"/>
          <w:sz w:val="20"/>
          <w:szCs w:val="20"/>
        </w:rPr>
        <w:fldChar w:fldCharType="end"/>
      </w:r>
      <w:r>
        <w:rPr>
          <w:rFonts w:hint="default" w:ascii="Arial" w:hAnsi="Arial" w:cs="Arial"/>
          <w:sz w:val="20"/>
          <w:szCs w:val="20"/>
        </w:rPr>
        <w:t xml:space="preserve"> shows how q, θ and U evolve at OYA1211 after each 10-min record classified as fog, dew or no occurrence, from 10 to 180 min (</w:t>
      </w:r>
      <w:r>
        <w:rPr>
          <w:rFonts w:hint="default" w:ascii="Arial" w:hAnsi="Arial" w:cs="Arial"/>
          <w:sz w:val="20"/>
          <w:szCs w:val="20"/>
        </w:rPr>
        <w:fldChar w:fldCharType="begin"/>
      </w:r>
      <w:r>
        <w:rPr>
          <w:rFonts w:hint="default" w:ascii="Arial" w:hAnsi="Arial" w:cs="Arial"/>
          <w:sz w:val="20"/>
          <w:szCs w:val="20"/>
        </w:rPr>
        <w:instrText xml:space="preserve"> HYPERLINK \l "fig-temporal" \h </w:instrText>
      </w:r>
      <w:r>
        <w:rPr>
          <w:rFonts w:hint="default" w:ascii="Arial" w:hAnsi="Arial" w:cs="Arial"/>
          <w:sz w:val="20"/>
          <w:szCs w:val="20"/>
        </w:rPr>
        <w:fldChar w:fldCharType="separate"/>
      </w:r>
      <w:r>
        <w:rPr>
          <w:rStyle w:val="24"/>
          <w:rFonts w:hint="default" w:ascii="Arial" w:hAnsi="Arial" w:cs="Arial"/>
          <w:sz w:val="20"/>
          <w:szCs w:val="20"/>
        </w:rPr>
        <w:t>Figure 7</w:t>
      </w:r>
      <w:r>
        <w:rPr>
          <w:rStyle w:val="24"/>
          <w:rFonts w:hint="default" w:ascii="Arial" w:hAnsi="Arial" w:cs="Arial"/>
          <w:sz w:val="20"/>
          <w:szCs w:val="20"/>
        </w:rPr>
        <w:fldChar w:fldCharType="end"/>
      </w:r>
      <w:r>
        <w:rPr>
          <w:rFonts w:hint="default" w:ascii="Arial" w:hAnsi="Arial" w:cs="Arial"/>
          <w:sz w:val="20"/>
          <w:szCs w:val="20"/>
        </w:rPr>
        <w:t>, A to C), together with the distribution of their 1-h rates (</w:t>
      </w:r>
      <w:r>
        <w:rPr>
          <w:rFonts w:hint="default" w:ascii="Arial" w:hAnsi="Arial" w:cs="Arial"/>
          <w:sz w:val="20"/>
          <w:szCs w:val="20"/>
        </w:rPr>
        <w:fldChar w:fldCharType="begin"/>
      </w:r>
      <w:r>
        <w:rPr>
          <w:rFonts w:hint="default" w:ascii="Arial" w:hAnsi="Arial" w:cs="Arial"/>
          <w:sz w:val="20"/>
          <w:szCs w:val="20"/>
        </w:rPr>
        <w:instrText xml:space="preserve"> HYPERLINK \l "fig-temporal" \h </w:instrText>
      </w:r>
      <w:r>
        <w:rPr>
          <w:rFonts w:hint="default" w:ascii="Arial" w:hAnsi="Arial" w:cs="Arial"/>
          <w:sz w:val="20"/>
          <w:szCs w:val="20"/>
        </w:rPr>
        <w:fldChar w:fldCharType="separate"/>
      </w:r>
      <w:r>
        <w:rPr>
          <w:rStyle w:val="24"/>
          <w:rFonts w:hint="default" w:ascii="Arial" w:hAnsi="Arial" w:cs="Arial"/>
          <w:sz w:val="20"/>
          <w:szCs w:val="20"/>
        </w:rPr>
        <w:t>Figure 7</w:t>
      </w:r>
      <w:r>
        <w:rPr>
          <w:rStyle w:val="24"/>
          <w:rFonts w:hint="default" w:ascii="Arial" w:hAnsi="Arial" w:cs="Arial"/>
          <w:sz w:val="20"/>
          <w:szCs w:val="20"/>
        </w:rPr>
        <w:fldChar w:fldCharType="end"/>
      </w:r>
      <w:r>
        <w:rPr>
          <w:rFonts w:hint="default" w:ascii="Arial" w:hAnsi="Arial" w:cs="Arial"/>
          <w:sz w:val="20"/>
          <w:szCs w:val="20"/>
        </w:rPr>
        <w:t>, D to F).</w:t>
      </w:r>
    </w:p>
    <w:p>
      <w:pPr>
        <w:pStyle w:val="27"/>
        <w:numPr>
          <w:ilvl w:val="0"/>
          <w:numId w:val="1"/>
        </w:numPr>
        <w:jc w:val="both"/>
        <w:rPr>
          <w:rFonts w:hint="default" w:ascii="Arial" w:hAnsi="Arial" w:cs="Arial"/>
          <w:sz w:val="20"/>
          <w:szCs w:val="20"/>
        </w:rPr>
      </w:pPr>
      <w:r>
        <w:rPr>
          <w:rFonts w:hint="default" w:ascii="Arial" w:hAnsi="Arial" w:cs="Arial"/>
          <w:sz w:val="20"/>
          <w:szCs w:val="20"/>
        </w:rPr>
        <w:t>Specific humidity increases steadily after fog records, by +0.17 g kg⁻¹ after 60 min and +0.47 g kg⁻¹ after 180 min, whereas after dew records it remains almost unchanged (+0.01 and +0.07 g kg⁻¹), and under no occurrence it decreases slightly (−0.03 g kg⁻¹ after 180 min) (</w:t>
      </w:r>
      <w:r>
        <w:rPr>
          <w:rFonts w:hint="default" w:ascii="Arial" w:hAnsi="Arial" w:cs="Arial"/>
          <w:sz w:val="20"/>
          <w:szCs w:val="20"/>
        </w:rPr>
        <w:fldChar w:fldCharType="begin"/>
      </w:r>
      <w:r>
        <w:rPr>
          <w:rFonts w:hint="default" w:ascii="Arial" w:hAnsi="Arial" w:cs="Arial"/>
          <w:sz w:val="20"/>
          <w:szCs w:val="20"/>
        </w:rPr>
        <w:instrText xml:space="preserve"> HYPERLINK \l "fig-temporal" \h </w:instrText>
      </w:r>
      <w:r>
        <w:rPr>
          <w:rFonts w:hint="default" w:ascii="Arial" w:hAnsi="Arial" w:cs="Arial"/>
          <w:sz w:val="20"/>
          <w:szCs w:val="20"/>
        </w:rPr>
        <w:fldChar w:fldCharType="separate"/>
      </w:r>
      <w:r>
        <w:rPr>
          <w:rStyle w:val="24"/>
          <w:rFonts w:hint="default" w:ascii="Arial" w:hAnsi="Arial" w:cs="Arial"/>
          <w:sz w:val="20"/>
          <w:szCs w:val="20"/>
        </w:rPr>
        <w:t>Figure 7</w:t>
      </w:r>
      <w:r>
        <w:rPr>
          <w:rStyle w:val="24"/>
          <w:rFonts w:hint="default" w:ascii="Arial" w:hAnsi="Arial" w:cs="Arial"/>
          <w:sz w:val="20"/>
          <w:szCs w:val="20"/>
        </w:rPr>
        <w:fldChar w:fldCharType="end"/>
      </w:r>
      <w:r>
        <w:rPr>
          <w:rFonts w:hint="default" w:ascii="Arial" w:hAnsi="Arial" w:cs="Arial"/>
          <w:sz w:val="20"/>
          <w:szCs w:val="20"/>
        </w:rPr>
        <w:t>, A).</w:t>
      </w:r>
    </w:p>
    <w:p>
      <w:pPr>
        <w:pStyle w:val="27"/>
        <w:numPr>
          <w:ilvl w:val="0"/>
          <w:numId w:val="1"/>
        </w:numPr>
        <w:jc w:val="both"/>
        <w:rPr>
          <w:rFonts w:hint="default" w:ascii="Arial" w:hAnsi="Arial" w:cs="Arial"/>
          <w:sz w:val="20"/>
          <w:szCs w:val="20"/>
        </w:rPr>
      </w:pPr>
      <w:r>
        <w:rPr>
          <w:rFonts w:hint="default" w:ascii="Arial" w:hAnsi="Arial" w:cs="Arial"/>
          <w:sz w:val="20"/>
          <w:szCs w:val="20"/>
        </w:rPr>
        <w:t>At the 1-h scale, the median ∂q/∂t is positive under both regimes: 0.053 g kg⁻¹ h⁻¹ under fog (95% bootstrap confidence interval, 0.035 to 0.067) and 0.038 g kg⁻¹ h⁻¹ under dew (0.019 to 0.056), with largely overlapping interquartile ranges (−0.10 to 0.26 and −0.15 to 0.25 g kg⁻¹ h⁻¹, respectively) (</w:t>
      </w:r>
      <w:r>
        <w:rPr>
          <w:rFonts w:hint="default" w:ascii="Arial" w:hAnsi="Arial" w:cs="Arial"/>
          <w:sz w:val="20"/>
          <w:szCs w:val="20"/>
        </w:rPr>
        <w:fldChar w:fldCharType="begin"/>
      </w:r>
      <w:r>
        <w:rPr>
          <w:rFonts w:hint="default" w:ascii="Arial" w:hAnsi="Arial" w:cs="Arial"/>
          <w:sz w:val="20"/>
          <w:szCs w:val="20"/>
        </w:rPr>
        <w:instrText xml:space="preserve"> HYPERLINK \l "fig-temporal" \h </w:instrText>
      </w:r>
      <w:r>
        <w:rPr>
          <w:rFonts w:hint="default" w:ascii="Arial" w:hAnsi="Arial" w:cs="Arial"/>
          <w:sz w:val="20"/>
          <w:szCs w:val="20"/>
        </w:rPr>
        <w:fldChar w:fldCharType="separate"/>
      </w:r>
      <w:r>
        <w:rPr>
          <w:rStyle w:val="24"/>
          <w:rFonts w:hint="default" w:ascii="Arial" w:hAnsi="Arial" w:cs="Arial"/>
          <w:sz w:val="20"/>
          <w:szCs w:val="20"/>
        </w:rPr>
        <w:t>Figure 7</w:t>
      </w:r>
      <w:r>
        <w:rPr>
          <w:rStyle w:val="24"/>
          <w:rFonts w:hint="default" w:ascii="Arial" w:hAnsi="Arial" w:cs="Arial"/>
          <w:sz w:val="20"/>
          <w:szCs w:val="20"/>
        </w:rPr>
        <w:fldChar w:fldCharType="end"/>
      </w:r>
      <w:r>
        <w:rPr>
          <w:rFonts w:hint="default" w:ascii="Arial" w:hAnsi="Arial" w:cs="Arial"/>
          <w:sz w:val="20"/>
          <w:szCs w:val="20"/>
        </w:rPr>
        <w:t>, D).</w:t>
      </w:r>
    </w:p>
    <w:p>
      <w:pPr>
        <w:pStyle w:val="27"/>
        <w:numPr>
          <w:ilvl w:val="0"/>
          <w:numId w:val="1"/>
        </w:numPr>
        <w:jc w:val="both"/>
        <w:rPr>
          <w:rFonts w:hint="default" w:ascii="Arial" w:hAnsi="Arial" w:cs="Arial"/>
          <w:sz w:val="20"/>
          <w:szCs w:val="20"/>
        </w:rPr>
      </w:pPr>
      <w:r>
        <w:rPr>
          <w:rFonts w:hint="default" w:ascii="Arial" w:hAnsi="Arial" w:cs="Arial"/>
          <w:sz w:val="20"/>
          <w:szCs w:val="20"/>
        </w:rPr>
        <w:t>Therefore, the humidity sink expected under dew (∂q/∂t ≤ 0) is not observed: the dew median is close to neutral but slightly positive, and the rate of −0.25 g kg⁻¹ h⁻¹ reported by Lobos-Roco et al. (2024) falls outside its confidence interval. Under fog, the median rate is about three times the +0.016 g kg⁻¹ h⁻¹ reported by the same study.</w:t>
      </w:r>
    </w:p>
    <w:p>
      <w:pPr>
        <w:pStyle w:val="27"/>
        <w:numPr>
          <w:ilvl w:val="0"/>
          <w:numId w:val="1"/>
        </w:numPr>
        <w:jc w:val="both"/>
        <w:rPr>
          <w:rFonts w:hint="default" w:ascii="Arial" w:hAnsi="Arial" w:cs="Arial"/>
          <w:sz w:val="20"/>
          <w:szCs w:val="20"/>
        </w:rPr>
      </w:pPr>
      <w:r>
        <w:rPr>
          <w:rFonts w:hint="default" w:ascii="Arial" w:hAnsi="Arial" w:cs="Arial"/>
          <w:sz w:val="20"/>
          <w:szCs w:val="20"/>
        </w:rPr>
        <w:t>Potential temperature increases after both fog and dew records, faster under dew: +0.70 versus +0.37 K after 60 min and +2.15 versus +1.89 K after 180 min, while under no occurrence it decreases slightly (−0.14 K after 180 min) (</w:t>
      </w:r>
      <w:r>
        <w:rPr>
          <w:rFonts w:hint="default" w:ascii="Arial" w:hAnsi="Arial" w:cs="Arial"/>
          <w:sz w:val="20"/>
          <w:szCs w:val="20"/>
        </w:rPr>
        <w:fldChar w:fldCharType="begin"/>
      </w:r>
      <w:r>
        <w:rPr>
          <w:rFonts w:hint="default" w:ascii="Arial" w:hAnsi="Arial" w:cs="Arial"/>
          <w:sz w:val="20"/>
          <w:szCs w:val="20"/>
        </w:rPr>
        <w:instrText xml:space="preserve"> HYPERLINK \l "fig-temporal" \h </w:instrText>
      </w:r>
      <w:r>
        <w:rPr>
          <w:rFonts w:hint="default" w:ascii="Arial" w:hAnsi="Arial" w:cs="Arial"/>
          <w:sz w:val="20"/>
          <w:szCs w:val="20"/>
        </w:rPr>
        <w:fldChar w:fldCharType="separate"/>
      </w:r>
      <w:r>
        <w:rPr>
          <w:rStyle w:val="24"/>
          <w:rFonts w:hint="default" w:ascii="Arial" w:hAnsi="Arial" w:cs="Arial"/>
          <w:sz w:val="20"/>
          <w:szCs w:val="20"/>
        </w:rPr>
        <w:t>Figure 7</w:t>
      </w:r>
      <w:r>
        <w:rPr>
          <w:rStyle w:val="24"/>
          <w:rFonts w:hint="default" w:ascii="Arial" w:hAnsi="Arial" w:cs="Arial"/>
          <w:sz w:val="20"/>
          <w:szCs w:val="20"/>
        </w:rPr>
        <w:fldChar w:fldCharType="end"/>
      </w:r>
      <w:r>
        <w:rPr>
          <w:rFonts w:hint="default" w:ascii="Arial" w:hAnsi="Arial" w:cs="Arial"/>
          <w:sz w:val="20"/>
          <w:szCs w:val="20"/>
        </w:rPr>
        <w:t>, B). The median 1-h ∂θ/∂t is 0.16 K h⁻¹ under dew and 0.03 K h⁻¹ under fog, and the dew distribution is wider (interquartile range of −0.24 to 0.89 K h⁻¹, compared with −0.22 to 0.39 K h⁻¹ under fog) (</w:t>
      </w:r>
      <w:r>
        <w:rPr>
          <w:rFonts w:hint="default" w:ascii="Arial" w:hAnsi="Arial" w:cs="Arial"/>
          <w:sz w:val="20"/>
          <w:szCs w:val="20"/>
        </w:rPr>
        <w:fldChar w:fldCharType="begin"/>
      </w:r>
      <w:r>
        <w:rPr>
          <w:rFonts w:hint="default" w:ascii="Arial" w:hAnsi="Arial" w:cs="Arial"/>
          <w:sz w:val="20"/>
          <w:szCs w:val="20"/>
        </w:rPr>
        <w:instrText xml:space="preserve"> HYPERLINK \l "fig-temporal" \h </w:instrText>
      </w:r>
      <w:r>
        <w:rPr>
          <w:rFonts w:hint="default" w:ascii="Arial" w:hAnsi="Arial" w:cs="Arial"/>
          <w:sz w:val="20"/>
          <w:szCs w:val="20"/>
        </w:rPr>
        <w:fldChar w:fldCharType="separate"/>
      </w:r>
      <w:r>
        <w:rPr>
          <w:rStyle w:val="24"/>
          <w:rFonts w:hint="default" w:ascii="Arial" w:hAnsi="Arial" w:cs="Arial"/>
          <w:sz w:val="20"/>
          <w:szCs w:val="20"/>
        </w:rPr>
        <w:t>Figure 7</w:t>
      </w:r>
      <w:r>
        <w:rPr>
          <w:rStyle w:val="24"/>
          <w:rFonts w:hint="default" w:ascii="Arial" w:hAnsi="Arial" w:cs="Arial"/>
          <w:sz w:val="20"/>
          <w:szCs w:val="20"/>
        </w:rPr>
        <w:fldChar w:fldCharType="end"/>
      </w:r>
      <w:r>
        <w:rPr>
          <w:rFonts w:hint="default" w:ascii="Arial" w:hAnsi="Arial" w:cs="Arial"/>
          <w:sz w:val="20"/>
          <w:szCs w:val="20"/>
        </w:rPr>
        <w:t>, E).</w:t>
      </w:r>
    </w:p>
    <w:p>
      <w:pPr>
        <w:pStyle w:val="27"/>
        <w:numPr>
          <w:ilvl w:val="0"/>
          <w:numId w:val="1"/>
        </w:numPr>
        <w:jc w:val="both"/>
        <w:rPr>
          <w:rFonts w:hint="default" w:ascii="Arial" w:hAnsi="Arial" w:cs="Arial"/>
          <w:sz w:val="20"/>
          <w:szCs w:val="20"/>
        </w:rPr>
      </w:pPr>
      <w:r>
        <w:rPr>
          <w:rFonts w:hint="default" w:ascii="Arial" w:hAnsi="Arial" w:cs="Arial"/>
          <w:sz w:val="20"/>
          <w:szCs w:val="20"/>
        </w:rPr>
        <w:t>Wind speed decreases after fog records (−0.13 m s⁻¹ after 60 min and −0.33 m s⁻¹ after 180 min), barely changes after dew records (−0.01 and −0.04 m s⁻¹) and remains nearly constant under no occurrence (+0.02 m s⁻¹ after 180 min) (</w:t>
      </w:r>
      <w:r>
        <w:rPr>
          <w:rFonts w:hint="default" w:ascii="Arial" w:hAnsi="Arial" w:cs="Arial"/>
          <w:sz w:val="20"/>
          <w:szCs w:val="20"/>
        </w:rPr>
        <w:fldChar w:fldCharType="begin"/>
      </w:r>
      <w:r>
        <w:rPr>
          <w:rFonts w:hint="default" w:ascii="Arial" w:hAnsi="Arial" w:cs="Arial"/>
          <w:sz w:val="20"/>
          <w:szCs w:val="20"/>
        </w:rPr>
        <w:instrText xml:space="preserve"> HYPERLINK \l "fig-temporal" \h </w:instrText>
      </w:r>
      <w:r>
        <w:rPr>
          <w:rFonts w:hint="default" w:ascii="Arial" w:hAnsi="Arial" w:cs="Arial"/>
          <w:sz w:val="20"/>
          <w:szCs w:val="20"/>
        </w:rPr>
        <w:fldChar w:fldCharType="separate"/>
      </w:r>
      <w:r>
        <w:rPr>
          <w:rStyle w:val="24"/>
          <w:rFonts w:hint="default" w:ascii="Arial" w:hAnsi="Arial" w:cs="Arial"/>
          <w:sz w:val="20"/>
          <w:szCs w:val="20"/>
        </w:rPr>
        <w:t>Figure 7</w:t>
      </w:r>
      <w:r>
        <w:rPr>
          <w:rStyle w:val="24"/>
          <w:rFonts w:hint="default" w:ascii="Arial" w:hAnsi="Arial" w:cs="Arial"/>
          <w:sz w:val="20"/>
          <w:szCs w:val="20"/>
        </w:rPr>
        <w:fldChar w:fldCharType="end"/>
      </w:r>
      <w:r>
        <w:rPr>
          <w:rFonts w:hint="default" w:ascii="Arial" w:hAnsi="Arial" w:cs="Arial"/>
          <w:sz w:val="20"/>
          <w:szCs w:val="20"/>
        </w:rPr>
        <w:t>, C). The median 1-h ∂U/∂t is −0.19, −0.05 and +0.05 m s⁻¹ h⁻¹ under fog, dew and no occurrence, respectively, with widely overlapping distributions (</w:t>
      </w:r>
      <w:r>
        <w:rPr>
          <w:rFonts w:hint="default" w:ascii="Arial" w:hAnsi="Arial" w:cs="Arial"/>
          <w:sz w:val="20"/>
          <w:szCs w:val="20"/>
        </w:rPr>
        <w:fldChar w:fldCharType="begin"/>
      </w:r>
      <w:r>
        <w:rPr>
          <w:rFonts w:hint="default" w:ascii="Arial" w:hAnsi="Arial" w:cs="Arial"/>
          <w:sz w:val="20"/>
          <w:szCs w:val="20"/>
        </w:rPr>
        <w:instrText xml:space="preserve"> HYPERLINK \l "fig-temporal" \h </w:instrText>
      </w:r>
      <w:r>
        <w:rPr>
          <w:rFonts w:hint="default" w:ascii="Arial" w:hAnsi="Arial" w:cs="Arial"/>
          <w:sz w:val="20"/>
          <w:szCs w:val="20"/>
        </w:rPr>
        <w:fldChar w:fldCharType="separate"/>
      </w:r>
      <w:r>
        <w:rPr>
          <w:rStyle w:val="24"/>
          <w:rFonts w:hint="default" w:ascii="Arial" w:hAnsi="Arial" w:cs="Arial"/>
          <w:sz w:val="20"/>
          <w:szCs w:val="20"/>
        </w:rPr>
        <w:t>Figure 7</w:t>
      </w:r>
      <w:r>
        <w:rPr>
          <w:rStyle w:val="24"/>
          <w:rFonts w:hint="default" w:ascii="Arial" w:hAnsi="Arial" w:cs="Arial"/>
          <w:sz w:val="20"/>
          <w:szCs w:val="20"/>
        </w:rPr>
        <w:fldChar w:fldCharType="end"/>
      </w:r>
      <w:r>
        <w:rPr>
          <w:rFonts w:hint="default" w:ascii="Arial" w:hAnsi="Arial" w:cs="Arial"/>
          <w:sz w:val="20"/>
          <w:szCs w:val="20"/>
        </w:rPr>
        <w:t>, F).</w:t>
      </w:r>
    </w:p>
    <w:p>
      <w:pPr>
        <w:pStyle w:val="27"/>
        <w:numPr>
          <w:ilvl w:val="0"/>
          <w:numId w:val="1"/>
        </w:numPr>
        <w:jc w:val="both"/>
        <w:rPr>
          <w:rFonts w:hint="default" w:ascii="Arial" w:hAnsi="Arial" w:cs="Arial"/>
          <w:sz w:val="20"/>
          <w:szCs w:val="20"/>
        </w:rPr>
      </w:pPr>
      <w:r>
        <w:rPr>
          <w:rFonts w:hint="default" w:ascii="Arial" w:hAnsi="Arial" w:cs="Arial"/>
          <w:sz w:val="20"/>
          <w:szCs w:val="20"/>
        </w:rPr>
        <w:t>The three groups differ for all variables (Kruskal–Wallis, p &lt; 0.001), but the effect sizes between fog and dew are small (Mann–Whitney, r = 0.05 for ∂q/∂t, 0.12 for ∂θ/∂t and 0.05 for ∂U/∂t), lower than for ∂θ/∂z at OYA1211 (r = 0.25).</w:t>
      </w:r>
    </w:p>
    <w:p>
      <w:pPr>
        <w:pStyle w:val="27"/>
        <w:numPr>
          <w:ilvl w:val="0"/>
          <w:numId w:val="1"/>
        </w:numPr>
        <w:jc w:val="both"/>
        <w:rPr>
          <w:rFonts w:hint="default" w:ascii="Arial" w:hAnsi="Arial" w:cs="Arial"/>
          <w:sz w:val="20"/>
          <w:szCs w:val="20"/>
        </w:rPr>
      </w:pPr>
      <w:r>
        <w:rPr>
          <w:rFonts w:hint="default" w:ascii="Arial" w:hAnsi="Arial" w:cs="Arial"/>
          <w:sz w:val="20"/>
          <w:szCs w:val="20"/>
        </w:rPr>
        <w:t>Overall, the temporal tendencies agree with the expected behavior under fog (sustained moistening and deceleration), but not with the humidity sink expected under dew, and they separate fog from dew less clearly than the vertical gradient of θ.</w:t>
      </w:r>
    </w:p>
    <w:tbl>
      <w:tblPr>
        <w:tblStyle w:val="44"/>
        <w:tblW w:w="5000" w:type="pct"/>
        <w:tblInd w:w="0" w:type="dxa"/>
        <w:tblLayout w:type="fixed"/>
        <w:tblCellMar>
          <w:top w:w="0" w:type="dxa"/>
          <w:left w:w="108" w:type="dxa"/>
          <w:bottom w:w="0" w:type="dxa"/>
          <w:right w:w="108" w:type="dxa"/>
        </w:tblCellMar>
      </w:tblPr>
      <w:tblGrid>
        <w:gridCol w:w="9576"/>
      </w:tblGrid>
      <w:tr>
        <w:tblPrEx>
          <w:tblCellMar>
            <w:top w:w="0" w:type="dxa"/>
            <w:left w:w="108" w:type="dxa"/>
            <w:bottom w:w="0" w:type="dxa"/>
            <w:right w:w="108" w:type="dxa"/>
          </w:tblCellMar>
        </w:tblPrEx>
        <w:tc>
          <w:tcPr>
            <w:tcW w:w="7920" w:type="dxa"/>
          </w:tcPr>
          <w:p>
            <w:pPr>
              <w:pStyle w:val="27"/>
              <w:jc w:val="both"/>
              <w:rPr>
                <w:rFonts w:hint="default" w:ascii="Arial" w:hAnsi="Arial" w:cs="Arial"/>
                <w:sz w:val="20"/>
                <w:szCs w:val="20"/>
              </w:rPr>
            </w:pPr>
            <w:commentRangeStart w:id="23"/>
            <w:commentRangeStart w:id="24"/>
            <w:bookmarkStart w:id="23" w:name="fig-temporal"/>
            <w:r>
              <w:rPr>
                <w:rFonts w:hint="default" w:ascii="Arial" w:hAnsi="Arial" w:cs="Arial"/>
                <w:sz w:val="20"/>
                <w:szCs w:val="20"/>
              </w:rPr>
              <w:drawing>
                <wp:inline distT="0" distB="0" distL="0" distR="0">
                  <wp:extent cx="5334000" cy="3520440"/>
                  <wp:effectExtent l="0" t="0" r="0" b="0"/>
                  <wp:docPr id="49"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pic:cNvPicPr>
                            <a:picLocks noChangeAspect="1" noChangeArrowheads="1"/>
                          </pic:cNvPicPr>
                        </pic:nvPicPr>
                        <pic:blipFill>
                          <a:blip r:embed="rId12"/>
                          <a:stretch>
                            <a:fillRect/>
                          </a:stretch>
                        </pic:blipFill>
                        <pic:spPr>
                          <a:xfrm>
                            <a:off x="0" y="0"/>
                            <a:ext cx="5334000" cy="3520440"/>
                          </a:xfrm>
                          <a:prstGeom prst="rect">
                            <a:avLst/>
                          </a:prstGeom>
                          <a:noFill/>
                          <a:ln w="9525">
                            <a:noFill/>
                          </a:ln>
                        </pic:spPr>
                      </pic:pic>
                    </a:graphicData>
                  </a:graphic>
                </wp:inline>
              </w:drawing>
            </w:r>
            <w:commentRangeEnd w:id="23"/>
            <w:r>
              <w:rPr>
                <w:rStyle w:val="16"/>
                <w:rFonts w:hint="default" w:ascii="Arial" w:hAnsi="Arial" w:cs="Arial"/>
                <w:sz w:val="20"/>
                <w:szCs w:val="20"/>
              </w:rPr>
              <w:commentReference w:id="23"/>
            </w:r>
            <w:commentRangeEnd w:id="24"/>
            <w:r>
              <w:rPr>
                <w:rStyle w:val="16"/>
                <w:rFonts w:hint="default" w:ascii="Arial" w:hAnsi="Arial" w:cs="Arial"/>
                <w:sz w:val="20"/>
                <w:szCs w:val="20"/>
              </w:rPr>
              <w:commentReference w:id="24"/>
            </w:r>
          </w:p>
          <w:p>
            <w:pPr>
              <w:pStyle w:val="48"/>
              <w:spacing w:before="200"/>
              <w:jc w:val="both"/>
              <w:rPr>
                <w:rFonts w:hint="default" w:ascii="Arial" w:hAnsi="Arial" w:cs="Arial"/>
                <w:sz w:val="20"/>
                <w:szCs w:val="20"/>
              </w:rPr>
            </w:pPr>
            <w:r>
              <w:rPr>
                <w:rFonts w:hint="default" w:ascii="Arial" w:hAnsi="Arial" w:cs="Arial"/>
                <w:sz w:val="20"/>
                <w:szCs w:val="20"/>
              </w:rPr>
              <w:t>Figure 7: Temporal tendencies of specific humidity, potential temperature and wind speed at station OYA1211. (A to C) Mean change of specific humidity (Δq), potential temperature (Δθ) and wind speed (ΔU) from 10 to 180 min after each 10-min record classified as fog (blue), dew (orange) or no occurrence (grey) during 2024. Shaded bands show the 95% confidence interval of the mean, points mark 60 and 180 min, and the dashed vertical line marks the 1-h window used in the lower panels. (D to F) Distribution of the 1-h rates (∂q/∂t, ∂θ/∂t and ∂U/∂t), computed as forward finite differences with the first valid value between 1 and 3 h ahead, after removing values beyond 1.5 times the interquartile range. Violins show the distribution and boxes the median and interquartile range.</w:t>
            </w:r>
          </w:p>
          <w:bookmarkEnd w:id="23"/>
        </w:tc>
      </w:tr>
      <w:bookmarkEnd w:id="22"/>
    </w:tbl>
    <w:p>
      <w:pPr>
        <w:pStyle w:val="4"/>
        <w:jc w:val="both"/>
        <w:rPr>
          <w:rFonts w:hint="default" w:ascii="Arial" w:hAnsi="Arial" w:cs="Arial"/>
          <w:sz w:val="20"/>
          <w:szCs w:val="20"/>
        </w:rPr>
      </w:pPr>
      <w:bookmarkStart w:id="24" w:name="extra"/>
      <w:r>
        <w:rPr>
          <w:rFonts w:hint="default" w:ascii="Arial" w:hAnsi="Arial" w:cs="Arial"/>
          <w:sz w:val="20"/>
          <w:szCs w:val="20"/>
        </w:rPr>
        <w:t xml:space="preserve">3.4 </w:t>
      </w:r>
      <w:commentRangeStart w:id="25"/>
      <w:r>
        <w:rPr>
          <w:rFonts w:hint="default" w:ascii="Arial" w:hAnsi="Arial" w:cs="Arial"/>
          <w:sz w:val="20"/>
          <w:szCs w:val="20"/>
        </w:rPr>
        <w:t>Ext</w:t>
      </w:r>
      <w:commentRangeEnd w:id="25"/>
      <w:r>
        <w:rPr>
          <w:rStyle w:val="16"/>
          <w:rFonts w:hint="default" w:ascii="Arial" w:hAnsi="Arial" w:cs="Arial"/>
          <w:sz w:val="20"/>
          <w:szCs w:val="20"/>
        </w:rPr>
        <w:commentReference w:id="25"/>
      </w:r>
      <w:r>
        <w:rPr>
          <w:rFonts w:hint="default" w:ascii="Arial" w:hAnsi="Arial" w:cs="Arial"/>
          <w:sz w:val="20"/>
          <w:szCs w:val="20"/>
        </w:rPr>
        <w:t>ra</w:t>
      </w:r>
    </w:p>
    <w:p>
      <w:pPr>
        <w:pStyle w:val="27"/>
        <w:numPr>
          <w:ilvl w:val="0"/>
          <w:numId w:val="1"/>
        </w:numPr>
        <w:jc w:val="both"/>
        <w:rPr>
          <w:rFonts w:hint="default" w:ascii="Arial" w:hAnsi="Arial" w:cs="Arial"/>
          <w:sz w:val="20"/>
          <w:szCs w:val="20"/>
        </w:rPr>
      </w:pPr>
      <w:r>
        <w:rPr>
          <w:rFonts w:hint="default" w:ascii="Arial" w:hAnsi="Arial" w:cs="Arial"/>
          <w:sz w:val="20"/>
          <w:szCs w:val="20"/>
        </w:rPr>
        <w:t>All of these thresholds and rates were derived under the 2024 ENSO context (El Niño → neutral transition), so their interannual generalization to other phases remains an explicit open question rather than an implicit assumption.</w:t>
      </w:r>
    </w:p>
    <w:p>
      <w:pPr>
        <w:pStyle w:val="27"/>
        <w:numPr>
          <w:ilvl w:val="0"/>
          <w:numId w:val="1"/>
        </w:numPr>
        <w:jc w:val="both"/>
        <w:rPr>
          <w:rFonts w:hint="default" w:ascii="Arial" w:hAnsi="Arial" w:cs="Arial"/>
          <w:sz w:val="20"/>
          <w:szCs w:val="20"/>
        </w:rPr>
      </w:pPr>
      <w:r>
        <w:rPr>
          <w:rFonts w:hint="default" w:ascii="Arial" w:hAnsi="Arial" w:cs="Arial"/>
          <w:sz w:val="20"/>
          <w:szCs w:val="20"/>
        </w:rPr>
        <w:t>Although fog remains the dominant phenomenon in terms of volume (</w:t>
      </w:r>
      <w:r>
        <w:rPr>
          <w:rFonts w:hint="default" w:ascii="Arial" w:hAnsi="Arial" w:cs="Arial"/>
          <w:sz w:val="20"/>
          <w:szCs w:val="20"/>
        </w:rPr>
        <w:fldChar w:fldCharType="begin"/>
      </w:r>
      <w:r>
        <w:rPr>
          <w:rFonts w:hint="default" w:ascii="Arial" w:hAnsi="Arial" w:cs="Arial"/>
          <w:sz w:val="20"/>
          <w:szCs w:val="20"/>
        </w:rPr>
        <w:instrText xml:space="preserve"> HYPERLINK \l "fig-distribution" \h </w:instrText>
      </w:r>
      <w:r>
        <w:rPr>
          <w:rFonts w:hint="default" w:ascii="Arial" w:hAnsi="Arial" w:cs="Arial"/>
          <w:sz w:val="20"/>
          <w:szCs w:val="20"/>
        </w:rPr>
        <w:fldChar w:fldCharType="separate"/>
      </w:r>
      <w:r>
        <w:rPr>
          <w:rStyle w:val="24"/>
          <w:rFonts w:hint="default" w:ascii="Arial" w:hAnsi="Arial" w:cs="Arial"/>
          <w:sz w:val="20"/>
          <w:szCs w:val="20"/>
        </w:rPr>
        <w:t>Figure 4</w:t>
      </w:r>
      <w:r>
        <w:rPr>
          <w:rStyle w:val="24"/>
          <w:rFonts w:hint="default" w:ascii="Arial" w:hAnsi="Arial" w:cs="Arial"/>
          <w:sz w:val="20"/>
          <w:szCs w:val="20"/>
        </w:rPr>
        <w:fldChar w:fldCharType="end"/>
      </w:r>
      <w:r>
        <w:rPr>
          <w:rFonts w:hint="default" w:ascii="Arial" w:hAnsi="Arial" w:cs="Arial"/>
          <w:sz w:val="20"/>
          <w:szCs w:val="20"/>
        </w:rPr>
        <w:t>), the ecohydrological relevance of dew rests not on its yield but on its temporal persistence, 45.8% of the active window (</w:t>
      </w:r>
      <w:r>
        <w:rPr>
          <w:rFonts w:hint="default" w:ascii="Arial" w:hAnsi="Arial" w:cs="Arial"/>
          <w:sz w:val="20"/>
          <w:szCs w:val="20"/>
        </w:rPr>
        <w:fldChar w:fldCharType="begin"/>
      </w:r>
      <w:r>
        <w:rPr>
          <w:rFonts w:hint="default" w:ascii="Arial" w:hAnsi="Arial" w:cs="Arial"/>
          <w:sz w:val="20"/>
          <w:szCs w:val="20"/>
        </w:rPr>
        <w:instrText xml:space="preserve"> HYPERLINK \l "fig-classification" \h </w:instrText>
      </w:r>
      <w:r>
        <w:rPr>
          <w:rFonts w:hint="default" w:ascii="Arial" w:hAnsi="Arial" w:cs="Arial"/>
          <w:sz w:val="20"/>
          <w:szCs w:val="20"/>
        </w:rPr>
        <w:fldChar w:fldCharType="separate"/>
      </w:r>
      <w:r>
        <w:rPr>
          <w:rStyle w:val="24"/>
          <w:rFonts w:hint="default" w:ascii="Arial" w:hAnsi="Arial" w:cs="Arial"/>
          <w:sz w:val="20"/>
          <w:szCs w:val="20"/>
        </w:rPr>
        <w:t>Figure 2</w:t>
      </w:r>
      <w:r>
        <w:rPr>
          <w:rStyle w:val="24"/>
          <w:rFonts w:hint="default" w:ascii="Arial" w:hAnsi="Arial" w:cs="Arial"/>
          <w:sz w:val="20"/>
          <w:szCs w:val="20"/>
        </w:rPr>
        <w:fldChar w:fldCharType="end"/>
      </w:r>
      <w:r>
        <w:rPr>
          <w:rFonts w:hint="default" w:ascii="Arial" w:hAnsi="Arial" w:cs="Arial"/>
          <w:sz w:val="20"/>
          <w:szCs w:val="20"/>
        </w:rPr>
        <w:t>), which is ultimately why it merits sustained study despite its modest volumetric contribution.</w:t>
      </w:r>
    </w:p>
    <w:bookmarkEnd w:id="14"/>
    <w:bookmarkEnd w:id="24"/>
    <w:p>
      <w:pPr>
        <w:pStyle w:val="2"/>
        <w:jc w:val="both"/>
        <w:rPr>
          <w:rFonts w:hint="default" w:ascii="Arial" w:hAnsi="Arial" w:cs="Arial"/>
          <w:sz w:val="20"/>
          <w:szCs w:val="20"/>
        </w:rPr>
      </w:pPr>
      <w:bookmarkStart w:id="25" w:name="discussion"/>
      <w:r>
        <w:rPr>
          <w:rFonts w:hint="default" w:ascii="Arial" w:hAnsi="Arial" w:cs="Arial"/>
          <w:sz w:val="20"/>
          <w:szCs w:val="20"/>
        </w:rPr>
        <w:t>4. Discussion</w:t>
      </w:r>
    </w:p>
    <w:p>
      <w:pPr>
        <w:pStyle w:val="27"/>
        <w:numPr>
          <w:ilvl w:val="0"/>
          <w:numId w:val="1"/>
        </w:numPr>
        <w:jc w:val="both"/>
        <w:rPr>
          <w:rFonts w:hint="default" w:ascii="Arial" w:hAnsi="Arial" w:cs="Arial"/>
          <w:sz w:val="20"/>
          <w:szCs w:val="20"/>
        </w:rPr>
      </w:pPr>
      <w:r>
        <w:rPr>
          <w:rFonts w:hint="default" w:ascii="Arial" w:hAnsi="Arial" w:cs="Arial"/>
          <w:sz w:val="20"/>
          <w:szCs w:val="20"/>
        </w:rPr>
        <w:t xml:space="preserve">The result nonetheless has two limitations that should be acknowledged, although they do not invalidate it: the visibility sensor is itself affected by condensation during dew (a slight drop that never crosses the fog threshold, visible in the dew panels of </w:t>
      </w:r>
      <w:r>
        <w:rPr>
          <w:rFonts w:hint="default" w:ascii="Arial" w:hAnsi="Arial" w:cs="Arial"/>
          <w:sz w:val="20"/>
          <w:szCs w:val="20"/>
        </w:rPr>
        <w:fldChar w:fldCharType="begin"/>
      </w:r>
      <w:r>
        <w:rPr>
          <w:rFonts w:hint="default" w:ascii="Arial" w:hAnsi="Arial" w:cs="Arial"/>
          <w:sz w:val="20"/>
          <w:szCs w:val="20"/>
        </w:rPr>
        <w:instrText xml:space="preserve"> HYPERLINK \l "fig-typical-days" \h </w:instrText>
      </w:r>
      <w:r>
        <w:rPr>
          <w:rFonts w:hint="default" w:ascii="Arial" w:hAnsi="Arial" w:cs="Arial"/>
          <w:sz w:val="20"/>
          <w:szCs w:val="20"/>
        </w:rPr>
        <w:fldChar w:fldCharType="separate"/>
      </w:r>
      <w:r>
        <w:rPr>
          <w:rStyle w:val="24"/>
          <w:rFonts w:hint="default" w:ascii="Arial" w:hAnsi="Arial" w:cs="Arial"/>
          <w:sz w:val="20"/>
          <w:szCs w:val="20"/>
        </w:rPr>
        <w:t>Figure 3</w:t>
      </w:r>
      <w:r>
        <w:rPr>
          <w:rStyle w:val="24"/>
          <w:rFonts w:hint="default" w:ascii="Arial" w:hAnsi="Arial" w:cs="Arial"/>
          <w:sz w:val="20"/>
          <w:szCs w:val="20"/>
        </w:rPr>
        <w:fldChar w:fldCharType="end"/>
      </w:r>
      <w:r>
        <w:rPr>
          <w:rFonts w:hint="default" w:ascii="Arial" w:hAnsi="Arial" w:cs="Arial"/>
          <w:sz w:val="20"/>
          <w:szCs w:val="20"/>
        </w:rPr>
        <w:t>), and the coarser resolution of GOES-16 means that a detected low-cloud pixel does not necessarily intersect the topography.</w:t>
      </w:r>
    </w:p>
    <w:p>
      <w:pPr>
        <w:pStyle w:val="27"/>
        <w:numPr>
          <w:ilvl w:val="0"/>
          <w:numId w:val="1"/>
        </w:numPr>
        <w:jc w:val="both"/>
        <w:rPr>
          <w:rFonts w:hint="default" w:ascii="Arial" w:hAnsi="Arial" w:cs="Arial"/>
          <w:sz w:val="20"/>
          <w:szCs w:val="20"/>
        </w:rPr>
      </w:pPr>
      <w:r>
        <w:rPr>
          <w:rFonts w:hint="default" w:ascii="Arial" w:hAnsi="Arial" w:cs="Arial"/>
          <w:sz w:val="20"/>
          <w:szCs w:val="20"/>
        </w:rPr>
        <w:t>This day/night asymmetry is consistent with advection versus radiative cooling mechanisms.</w:t>
      </w:r>
    </w:p>
    <w:p>
      <w:pPr>
        <w:pStyle w:val="27"/>
        <w:numPr>
          <w:ilvl w:val="0"/>
          <w:numId w:val="1"/>
        </w:numPr>
        <w:jc w:val="both"/>
        <w:rPr>
          <w:rFonts w:hint="default" w:ascii="Arial" w:hAnsi="Arial" w:cs="Arial"/>
          <w:sz w:val="20"/>
          <w:szCs w:val="20"/>
        </w:rPr>
      </w:pPr>
      <w:r>
        <w:rPr>
          <w:rFonts w:hint="default" w:ascii="Arial" w:hAnsi="Arial" w:cs="Arial"/>
          <w:sz w:val="20"/>
          <w:szCs w:val="20"/>
        </w:rPr>
        <w:t>This repositions the general threshold of Lobos-Roco et al. (2018), 3.1×10⁻³ K m⁻¹: in this dataset, it falls within the dew range rather than at the boundary between dew and non-occurrence conditions, as previously assumed. That value separated fog from “everything else” without distinguishing, within that remainder, a dew regime in its own right.</w:t>
      </w:r>
    </w:p>
    <w:p>
      <w:pPr>
        <w:pStyle w:val="27"/>
        <w:numPr>
          <w:ilvl w:val="0"/>
          <w:numId w:val="1"/>
        </w:numPr>
        <w:jc w:val="both"/>
        <w:rPr>
          <w:rFonts w:hint="default" w:ascii="Arial" w:hAnsi="Arial" w:cs="Arial"/>
          <w:sz w:val="20"/>
          <w:szCs w:val="20"/>
        </w:rPr>
      </w:pPr>
      <w:r>
        <w:rPr>
          <w:rFonts w:hint="default" w:ascii="Arial" w:hAnsi="Arial" w:cs="Arial"/>
          <w:sz w:val="20"/>
          <w:szCs w:val="20"/>
        </w:rPr>
        <w:t>The physical reason is that both phenomena require a nearly saturated, well-mixed vapor column to initiate, so discrimination cannot be based on humidity; only thermal stability separates the regimes. As a secondary result, we also propose an updated Δq/Δz threshold to distinguish active occurrences from non-occurrence conditions (−4.1×10⁻⁴ g kg⁻¹ m⁻¹), which refines (without replacing) the primary θ-based criterion.</w:t>
      </w:r>
    </w:p>
    <w:bookmarkEnd w:id="25"/>
    <w:p>
      <w:pPr>
        <w:pStyle w:val="2"/>
        <w:jc w:val="both"/>
        <w:rPr>
          <w:rFonts w:hint="default" w:ascii="Arial" w:hAnsi="Arial" w:cs="Arial"/>
          <w:sz w:val="20"/>
          <w:szCs w:val="20"/>
        </w:rPr>
      </w:pPr>
      <w:bookmarkStart w:id="26" w:name="Xe0c85066e806d5947936bca1fff7f69ec8a14ef"/>
      <w:r>
        <w:rPr>
          <w:rFonts w:hint="default" w:ascii="Arial" w:hAnsi="Arial" w:cs="Arial"/>
          <w:sz w:val="20"/>
          <w:szCs w:val="20"/>
        </w:rPr>
        <w:t>Appendix A. Particular cases of the classification</w:t>
      </w:r>
    </w:p>
    <w:tbl>
      <w:tblPr>
        <w:tblStyle w:val="44"/>
        <w:tblW w:w="5000" w:type="pct"/>
        <w:tblInd w:w="0" w:type="dxa"/>
        <w:tblLayout w:type="fixed"/>
        <w:tblCellMar>
          <w:top w:w="0" w:type="dxa"/>
          <w:left w:w="108" w:type="dxa"/>
          <w:bottom w:w="0" w:type="dxa"/>
          <w:right w:w="108" w:type="dxa"/>
        </w:tblCellMar>
      </w:tblPr>
      <w:tblGrid>
        <w:gridCol w:w="9576"/>
      </w:tblGrid>
      <w:tr>
        <w:tblPrEx>
          <w:tblCellMar>
            <w:top w:w="0" w:type="dxa"/>
            <w:left w:w="108" w:type="dxa"/>
            <w:bottom w:w="0" w:type="dxa"/>
            <w:right w:w="108" w:type="dxa"/>
          </w:tblCellMar>
        </w:tblPrEx>
        <w:tc>
          <w:tcPr>
            <w:tcW w:w="7920" w:type="dxa"/>
          </w:tcPr>
          <w:p>
            <w:pPr>
              <w:pStyle w:val="27"/>
              <w:jc w:val="both"/>
              <w:rPr>
                <w:rFonts w:hint="default" w:ascii="Arial" w:hAnsi="Arial" w:cs="Arial"/>
                <w:sz w:val="20"/>
                <w:szCs w:val="20"/>
              </w:rPr>
            </w:pPr>
            <w:bookmarkStart w:id="27" w:name="fig-particular-cases"/>
            <w:r>
              <w:rPr>
                <w:rFonts w:hint="default" w:ascii="Arial" w:hAnsi="Arial" w:cs="Arial"/>
                <w:sz w:val="20"/>
                <w:szCs w:val="20"/>
              </w:rPr>
              <w:drawing>
                <wp:inline distT="0" distB="0" distL="0" distR="0">
                  <wp:extent cx="5334000" cy="2667000"/>
                  <wp:effectExtent l="0" t="0" r="0" b="0"/>
                  <wp:docPr id="5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pic:cNvPicPr>
                            <a:picLocks noChangeAspect="1" noChangeArrowheads="1"/>
                          </pic:cNvPicPr>
                        </pic:nvPicPr>
                        <pic:blipFill>
                          <a:blip r:embed="rId13"/>
                          <a:stretch>
                            <a:fillRect/>
                          </a:stretch>
                        </pic:blipFill>
                        <pic:spPr>
                          <a:xfrm>
                            <a:off x="0" y="0"/>
                            <a:ext cx="5334000" cy="2667000"/>
                          </a:xfrm>
                          <a:prstGeom prst="rect">
                            <a:avLst/>
                          </a:prstGeom>
                          <a:noFill/>
                          <a:ln w="9525">
                            <a:noFill/>
                          </a:ln>
                        </pic:spPr>
                      </pic:pic>
                    </a:graphicData>
                  </a:graphic>
                </wp:inline>
              </w:drawing>
            </w:r>
          </w:p>
          <w:p>
            <w:pPr>
              <w:pStyle w:val="48"/>
              <w:spacing w:before="200"/>
              <w:jc w:val="both"/>
              <w:rPr>
                <w:rFonts w:hint="default" w:ascii="Arial" w:hAnsi="Arial" w:cs="Arial"/>
                <w:sz w:val="20"/>
                <w:szCs w:val="20"/>
              </w:rPr>
            </w:pPr>
            <w:r>
              <w:rPr>
                <w:rFonts w:hint="default" w:ascii="Arial" w:hAnsi="Arial" w:cs="Arial"/>
                <w:sz w:val="20"/>
                <w:szCs w:val="20"/>
              </w:rPr>
              <w:t xml:space="preserve">Figure 8: Particular cases of the classification at station OYA1211. A day without occurrences (August 11th, 2024) and two particular cases (May 17th and June 27th, 2024). Lines and bands as in </w:t>
            </w:r>
            <w:r>
              <w:rPr>
                <w:rFonts w:hint="default" w:ascii="Arial" w:hAnsi="Arial" w:cs="Arial"/>
                <w:sz w:val="20"/>
                <w:szCs w:val="20"/>
              </w:rPr>
              <w:fldChar w:fldCharType="begin"/>
            </w:r>
            <w:r>
              <w:rPr>
                <w:rFonts w:hint="default" w:ascii="Arial" w:hAnsi="Arial" w:cs="Arial"/>
                <w:sz w:val="20"/>
                <w:szCs w:val="20"/>
              </w:rPr>
              <w:instrText xml:space="preserve"> HYPERLINK \l "fig-typical-days" \h </w:instrText>
            </w:r>
            <w:r>
              <w:rPr>
                <w:rFonts w:hint="default" w:ascii="Arial" w:hAnsi="Arial" w:cs="Arial"/>
                <w:sz w:val="20"/>
                <w:szCs w:val="20"/>
              </w:rPr>
              <w:fldChar w:fldCharType="separate"/>
            </w:r>
            <w:r>
              <w:rPr>
                <w:rStyle w:val="24"/>
                <w:rFonts w:hint="default" w:ascii="Arial" w:hAnsi="Arial" w:cs="Arial"/>
                <w:sz w:val="20"/>
                <w:szCs w:val="20"/>
              </w:rPr>
              <w:t>Figure 3</w:t>
            </w:r>
            <w:r>
              <w:rPr>
                <w:rStyle w:val="24"/>
                <w:rFonts w:hint="default" w:ascii="Arial" w:hAnsi="Arial" w:cs="Arial"/>
                <w:sz w:val="20"/>
                <w:szCs w:val="20"/>
              </w:rPr>
              <w:fldChar w:fldCharType="end"/>
            </w:r>
            <w:r>
              <w:rPr>
                <w:rFonts w:hint="default" w:ascii="Arial" w:hAnsi="Arial" w:cs="Arial"/>
                <w:sz w:val="20"/>
                <w:szCs w:val="20"/>
              </w:rPr>
              <w:t>.</w:t>
            </w:r>
          </w:p>
          <w:bookmarkEnd w:id="27"/>
        </w:tc>
      </w:tr>
      <w:bookmarkEnd w:id="26"/>
    </w:tbl>
    <w:p>
      <w:pPr>
        <w:pStyle w:val="2"/>
        <w:jc w:val="both"/>
        <w:rPr>
          <w:rFonts w:hint="default" w:ascii="Arial" w:hAnsi="Arial" w:cs="Arial"/>
          <w:sz w:val="20"/>
          <w:szCs w:val="20"/>
        </w:rPr>
      </w:pPr>
      <w:bookmarkStart w:id="28" w:name="references"/>
      <w:r>
        <w:rPr>
          <w:rFonts w:hint="default" w:ascii="Arial" w:hAnsi="Arial" w:cs="Arial"/>
          <w:sz w:val="20"/>
          <w:szCs w:val="20"/>
        </w:rPr>
        <w:t>References</w:t>
      </w:r>
    </w:p>
    <w:p>
      <w:pPr>
        <w:pStyle w:val="33"/>
        <w:jc w:val="both"/>
        <w:rPr>
          <w:rFonts w:hint="default" w:ascii="Arial" w:hAnsi="Arial" w:cs="Arial"/>
          <w:sz w:val="20"/>
          <w:szCs w:val="20"/>
        </w:rPr>
      </w:pPr>
      <w:bookmarkStart w:id="29" w:name="ref-Albornoz2023"/>
      <w:bookmarkStart w:id="30" w:name="refs"/>
      <w:r>
        <w:rPr>
          <w:rFonts w:hint="default" w:ascii="Arial" w:hAnsi="Arial" w:cs="Arial"/>
          <w:sz w:val="20"/>
          <w:szCs w:val="20"/>
          <w:lang w:val="es-ES"/>
        </w:rPr>
        <w:t xml:space="preserve">Albornoz, F., Río, C. del, Carter, V., Escobar, R., &amp; Vásquez, L. (2023). </w:t>
      </w:r>
      <w:r>
        <w:rPr>
          <w:rFonts w:hint="default" w:ascii="Arial" w:hAnsi="Arial" w:cs="Arial"/>
          <w:sz w:val="20"/>
          <w:szCs w:val="20"/>
        </w:rPr>
        <w:t xml:space="preserve">Fog water collection for local greenhouse vegetable production in the atacama desert. </w:t>
      </w:r>
      <w:r>
        <w:rPr>
          <w:rFonts w:hint="default" w:ascii="Arial" w:hAnsi="Arial" w:cs="Arial"/>
          <w:i/>
          <w:iCs/>
          <w:sz w:val="20"/>
          <w:szCs w:val="20"/>
        </w:rPr>
        <w:t>Sustainability</w:t>
      </w:r>
      <w:r>
        <w:rPr>
          <w:rFonts w:hint="default" w:ascii="Arial" w:hAnsi="Arial" w:cs="Arial"/>
          <w:sz w:val="20"/>
          <w:szCs w:val="20"/>
        </w:rPr>
        <w:t xml:space="preserve">, </w:t>
      </w:r>
      <w:r>
        <w:rPr>
          <w:rFonts w:hint="default" w:ascii="Arial" w:hAnsi="Arial" w:cs="Arial"/>
          <w:i/>
          <w:iCs/>
          <w:sz w:val="20"/>
          <w:szCs w:val="20"/>
        </w:rPr>
        <w:t>15</w:t>
      </w:r>
      <w:r>
        <w:rPr>
          <w:rFonts w:hint="default" w:ascii="Arial" w:hAnsi="Arial" w:cs="Arial"/>
          <w:sz w:val="20"/>
          <w:szCs w:val="20"/>
        </w:rPr>
        <w:t xml:space="preserve">(22), 15720. </w:t>
      </w:r>
      <w:r>
        <w:rPr>
          <w:rFonts w:hint="default" w:ascii="Arial" w:hAnsi="Arial" w:cs="Arial"/>
          <w:sz w:val="20"/>
          <w:szCs w:val="20"/>
        </w:rPr>
        <w:fldChar w:fldCharType="begin"/>
      </w:r>
      <w:r>
        <w:rPr>
          <w:rFonts w:hint="default" w:ascii="Arial" w:hAnsi="Arial" w:cs="Arial"/>
          <w:sz w:val="20"/>
          <w:szCs w:val="20"/>
        </w:rPr>
        <w:instrText xml:space="preserve"> HYPERLINK "https://doi.org/10.3390/su152215720" \h </w:instrText>
      </w:r>
      <w:r>
        <w:rPr>
          <w:rFonts w:hint="default" w:ascii="Arial" w:hAnsi="Arial" w:cs="Arial"/>
          <w:sz w:val="20"/>
          <w:szCs w:val="20"/>
        </w:rPr>
        <w:fldChar w:fldCharType="separate"/>
      </w:r>
      <w:r>
        <w:rPr>
          <w:rStyle w:val="24"/>
          <w:rFonts w:hint="default" w:ascii="Arial" w:hAnsi="Arial" w:cs="Arial"/>
          <w:sz w:val="20"/>
          <w:szCs w:val="20"/>
        </w:rPr>
        <w:t>https://doi.org/10.3390/su152215720</w:t>
      </w:r>
      <w:r>
        <w:rPr>
          <w:rStyle w:val="24"/>
          <w:rFonts w:hint="default" w:ascii="Arial" w:hAnsi="Arial" w:cs="Arial"/>
          <w:sz w:val="20"/>
          <w:szCs w:val="20"/>
        </w:rPr>
        <w:fldChar w:fldCharType="end"/>
      </w:r>
    </w:p>
    <w:bookmarkEnd w:id="29"/>
    <w:p>
      <w:pPr>
        <w:pStyle w:val="33"/>
        <w:jc w:val="both"/>
        <w:rPr>
          <w:rFonts w:hint="default" w:ascii="Arial" w:hAnsi="Arial" w:cs="Arial"/>
          <w:sz w:val="20"/>
          <w:szCs w:val="20"/>
        </w:rPr>
      </w:pPr>
      <w:bookmarkStart w:id="31" w:name="ref-Cereceda2008"/>
      <w:r>
        <w:rPr>
          <w:rFonts w:hint="default" w:ascii="Arial" w:hAnsi="Arial" w:cs="Arial"/>
          <w:sz w:val="20"/>
          <w:szCs w:val="20"/>
        </w:rPr>
        <w:t xml:space="preserve">Cereceda, P., Larrain, H., Osses, P., Farías, M., &amp; Egaña, I. (2008). The spatial and temporal variability of fog and its relation to fog oases in the atacama desert, chile. </w:t>
      </w:r>
      <w:r>
        <w:rPr>
          <w:rFonts w:hint="default" w:ascii="Arial" w:hAnsi="Arial" w:cs="Arial"/>
          <w:i/>
          <w:iCs/>
          <w:sz w:val="20"/>
          <w:szCs w:val="20"/>
        </w:rPr>
        <w:t>Atmospheric Research</w:t>
      </w:r>
      <w:r>
        <w:rPr>
          <w:rFonts w:hint="default" w:ascii="Arial" w:hAnsi="Arial" w:cs="Arial"/>
          <w:sz w:val="20"/>
          <w:szCs w:val="20"/>
        </w:rPr>
        <w:t xml:space="preserve">, </w:t>
      </w:r>
      <w:r>
        <w:rPr>
          <w:rFonts w:hint="default" w:ascii="Arial" w:hAnsi="Arial" w:cs="Arial"/>
          <w:i/>
          <w:iCs/>
          <w:sz w:val="20"/>
          <w:szCs w:val="20"/>
        </w:rPr>
        <w:t>87</w:t>
      </w:r>
      <w:r>
        <w:rPr>
          <w:rFonts w:hint="default" w:ascii="Arial" w:hAnsi="Arial" w:cs="Arial"/>
          <w:sz w:val="20"/>
          <w:szCs w:val="20"/>
        </w:rPr>
        <w:t xml:space="preserve">(3-4), 312–323. </w:t>
      </w:r>
      <w:r>
        <w:rPr>
          <w:rFonts w:hint="default" w:ascii="Arial" w:hAnsi="Arial" w:cs="Arial"/>
          <w:sz w:val="20"/>
          <w:szCs w:val="20"/>
        </w:rPr>
        <w:fldChar w:fldCharType="begin"/>
      </w:r>
      <w:r>
        <w:rPr>
          <w:rFonts w:hint="default" w:ascii="Arial" w:hAnsi="Arial" w:cs="Arial"/>
          <w:sz w:val="20"/>
          <w:szCs w:val="20"/>
        </w:rPr>
        <w:instrText xml:space="preserve"> HYPERLINK "https://doi.org/10.1016/j.atmosres.2007.11.012" \h </w:instrText>
      </w:r>
      <w:r>
        <w:rPr>
          <w:rFonts w:hint="default" w:ascii="Arial" w:hAnsi="Arial" w:cs="Arial"/>
          <w:sz w:val="20"/>
          <w:szCs w:val="20"/>
        </w:rPr>
        <w:fldChar w:fldCharType="separate"/>
      </w:r>
      <w:r>
        <w:rPr>
          <w:rStyle w:val="24"/>
          <w:rFonts w:hint="default" w:ascii="Arial" w:hAnsi="Arial" w:cs="Arial"/>
          <w:sz w:val="20"/>
          <w:szCs w:val="20"/>
        </w:rPr>
        <w:t>https://doi.org/10.1016/j.atmosres.2007.11.012</w:t>
      </w:r>
      <w:r>
        <w:rPr>
          <w:rStyle w:val="24"/>
          <w:rFonts w:hint="default" w:ascii="Arial" w:hAnsi="Arial" w:cs="Arial"/>
          <w:sz w:val="20"/>
          <w:szCs w:val="20"/>
        </w:rPr>
        <w:fldChar w:fldCharType="end"/>
      </w:r>
    </w:p>
    <w:bookmarkEnd w:id="31"/>
    <w:p>
      <w:pPr>
        <w:pStyle w:val="33"/>
        <w:jc w:val="both"/>
        <w:rPr>
          <w:rFonts w:hint="default" w:ascii="Arial" w:hAnsi="Arial" w:cs="Arial"/>
          <w:sz w:val="20"/>
          <w:szCs w:val="20"/>
          <w:lang w:val="es-ES"/>
        </w:rPr>
      </w:pPr>
      <w:bookmarkStart w:id="32" w:name="ref-Cereceda2002"/>
      <w:r>
        <w:rPr>
          <w:rFonts w:hint="default" w:ascii="Arial" w:hAnsi="Arial" w:cs="Arial"/>
          <w:sz w:val="20"/>
          <w:szCs w:val="20"/>
        </w:rPr>
        <w:t xml:space="preserve">Cereceda, P., Osses, P., Larrain, H., Farı́as, M., Lagos, M., Pinto, R., &amp; Schemenauer, R. S. (2002). Advective, orographic and radiation fog in the tarapacá region, chile. </w:t>
      </w:r>
      <w:r>
        <w:rPr>
          <w:rFonts w:hint="default" w:ascii="Arial" w:hAnsi="Arial" w:cs="Arial"/>
          <w:i/>
          <w:iCs/>
          <w:sz w:val="20"/>
          <w:szCs w:val="20"/>
          <w:lang w:val="es-ES"/>
        </w:rPr>
        <w:t>Atmospheric Research</w:t>
      </w:r>
      <w:r>
        <w:rPr>
          <w:rFonts w:hint="default" w:ascii="Arial" w:hAnsi="Arial" w:cs="Arial"/>
          <w:sz w:val="20"/>
          <w:szCs w:val="20"/>
          <w:lang w:val="es-ES"/>
        </w:rPr>
        <w:t xml:space="preserve">, </w:t>
      </w:r>
      <w:r>
        <w:rPr>
          <w:rFonts w:hint="default" w:ascii="Arial" w:hAnsi="Arial" w:cs="Arial"/>
          <w:i/>
          <w:iCs/>
          <w:sz w:val="20"/>
          <w:szCs w:val="20"/>
          <w:lang w:val="es-ES"/>
        </w:rPr>
        <w:t>64</w:t>
      </w:r>
      <w:r>
        <w:rPr>
          <w:rFonts w:hint="default" w:ascii="Arial" w:hAnsi="Arial" w:cs="Arial"/>
          <w:sz w:val="20"/>
          <w:szCs w:val="20"/>
          <w:lang w:val="es-ES"/>
        </w:rPr>
        <w:t xml:space="preserve">(1-4), 261–271. </w:t>
      </w:r>
      <w:r>
        <w:rPr>
          <w:rFonts w:hint="default" w:ascii="Arial" w:hAnsi="Arial" w:cs="Arial"/>
          <w:sz w:val="20"/>
          <w:szCs w:val="20"/>
        </w:rPr>
        <w:fldChar w:fldCharType="begin"/>
      </w:r>
      <w:r>
        <w:rPr>
          <w:rFonts w:hint="default" w:ascii="Arial" w:hAnsi="Arial" w:cs="Arial"/>
          <w:sz w:val="20"/>
          <w:szCs w:val="20"/>
        </w:rPr>
        <w:instrText xml:space="preserve"> HYPERLINK "https://doi.org/10.1016/s0169-8095(02)00097-2" \h </w:instrText>
      </w:r>
      <w:r>
        <w:rPr>
          <w:rFonts w:hint="default" w:ascii="Arial" w:hAnsi="Arial" w:cs="Arial"/>
          <w:sz w:val="20"/>
          <w:szCs w:val="20"/>
        </w:rPr>
        <w:fldChar w:fldCharType="separate"/>
      </w:r>
      <w:r>
        <w:rPr>
          <w:rStyle w:val="24"/>
          <w:rFonts w:hint="default" w:ascii="Arial" w:hAnsi="Arial" w:cs="Arial"/>
          <w:sz w:val="20"/>
          <w:szCs w:val="20"/>
          <w:lang w:val="es-ES"/>
        </w:rPr>
        <w:t>https://doi.org/10.1016/s0169-8095(02)00097-2</w:t>
      </w:r>
      <w:r>
        <w:rPr>
          <w:rStyle w:val="24"/>
          <w:rFonts w:hint="default" w:ascii="Arial" w:hAnsi="Arial" w:cs="Arial"/>
          <w:sz w:val="20"/>
          <w:szCs w:val="20"/>
          <w:lang w:val="es-ES"/>
        </w:rPr>
        <w:fldChar w:fldCharType="end"/>
      </w:r>
    </w:p>
    <w:bookmarkEnd w:id="32"/>
    <w:p>
      <w:pPr>
        <w:pStyle w:val="33"/>
        <w:jc w:val="both"/>
        <w:rPr>
          <w:rFonts w:hint="default" w:ascii="Arial" w:hAnsi="Arial" w:cs="Arial"/>
          <w:sz w:val="20"/>
          <w:szCs w:val="20"/>
        </w:rPr>
      </w:pPr>
      <w:bookmarkStart w:id="33" w:name="ref-Chamizo2021"/>
      <w:r>
        <w:rPr>
          <w:rFonts w:hint="default" w:ascii="Arial" w:hAnsi="Arial" w:cs="Arial"/>
          <w:sz w:val="20"/>
          <w:szCs w:val="20"/>
          <w:lang w:val="es-ES"/>
        </w:rPr>
        <w:t xml:space="preserve">Chamizo, S., Rodríguez-Caballero, E., Moro, M. J., &amp; Cantón, Y. (2021). </w:t>
      </w:r>
      <w:r>
        <w:rPr>
          <w:rFonts w:hint="default" w:ascii="Arial" w:hAnsi="Arial" w:cs="Arial"/>
          <w:sz w:val="20"/>
          <w:szCs w:val="20"/>
        </w:rPr>
        <w:t xml:space="preserve">Non-rainfall water inputs: A key water source for biocrust carbon fixation. </w:t>
      </w:r>
      <w:r>
        <w:rPr>
          <w:rFonts w:hint="default" w:ascii="Arial" w:hAnsi="Arial" w:cs="Arial"/>
          <w:i/>
          <w:iCs/>
          <w:sz w:val="20"/>
          <w:szCs w:val="20"/>
        </w:rPr>
        <w:t>Science of The Total Environment</w:t>
      </w:r>
      <w:r>
        <w:rPr>
          <w:rFonts w:hint="default" w:ascii="Arial" w:hAnsi="Arial" w:cs="Arial"/>
          <w:sz w:val="20"/>
          <w:szCs w:val="20"/>
        </w:rPr>
        <w:t xml:space="preserve">, </w:t>
      </w:r>
      <w:r>
        <w:rPr>
          <w:rFonts w:hint="default" w:ascii="Arial" w:hAnsi="Arial" w:cs="Arial"/>
          <w:i/>
          <w:iCs/>
          <w:sz w:val="20"/>
          <w:szCs w:val="20"/>
        </w:rPr>
        <w:t>792</w:t>
      </w:r>
      <w:r>
        <w:rPr>
          <w:rFonts w:hint="default" w:ascii="Arial" w:hAnsi="Arial" w:cs="Arial"/>
          <w:sz w:val="20"/>
          <w:szCs w:val="20"/>
        </w:rPr>
        <w:t xml:space="preserve">, 148299. </w:t>
      </w:r>
      <w:r>
        <w:rPr>
          <w:rFonts w:hint="default" w:ascii="Arial" w:hAnsi="Arial" w:cs="Arial"/>
          <w:sz w:val="20"/>
          <w:szCs w:val="20"/>
        </w:rPr>
        <w:fldChar w:fldCharType="begin"/>
      </w:r>
      <w:r>
        <w:rPr>
          <w:rFonts w:hint="default" w:ascii="Arial" w:hAnsi="Arial" w:cs="Arial"/>
          <w:sz w:val="20"/>
          <w:szCs w:val="20"/>
        </w:rPr>
        <w:instrText xml:space="preserve"> HYPERLINK "https://doi.org/10.1016/j.scitotenv.2021.148299" \h </w:instrText>
      </w:r>
      <w:r>
        <w:rPr>
          <w:rFonts w:hint="default" w:ascii="Arial" w:hAnsi="Arial" w:cs="Arial"/>
          <w:sz w:val="20"/>
          <w:szCs w:val="20"/>
        </w:rPr>
        <w:fldChar w:fldCharType="separate"/>
      </w:r>
      <w:r>
        <w:rPr>
          <w:rStyle w:val="24"/>
          <w:rFonts w:hint="default" w:ascii="Arial" w:hAnsi="Arial" w:cs="Arial"/>
          <w:sz w:val="20"/>
          <w:szCs w:val="20"/>
        </w:rPr>
        <w:t>https://doi.org/10.1016/j.scitotenv.2021.148299</w:t>
      </w:r>
      <w:r>
        <w:rPr>
          <w:rStyle w:val="24"/>
          <w:rFonts w:hint="default" w:ascii="Arial" w:hAnsi="Arial" w:cs="Arial"/>
          <w:sz w:val="20"/>
          <w:szCs w:val="20"/>
        </w:rPr>
        <w:fldChar w:fldCharType="end"/>
      </w:r>
    </w:p>
    <w:bookmarkEnd w:id="33"/>
    <w:p>
      <w:pPr>
        <w:pStyle w:val="33"/>
        <w:jc w:val="both"/>
        <w:rPr>
          <w:rFonts w:hint="default" w:ascii="Arial" w:hAnsi="Arial" w:cs="Arial"/>
          <w:sz w:val="20"/>
          <w:szCs w:val="20"/>
        </w:rPr>
      </w:pPr>
      <w:bookmarkStart w:id="34" w:name="ref-delRo2021"/>
      <w:r>
        <w:rPr>
          <w:rFonts w:hint="default" w:ascii="Arial" w:hAnsi="Arial" w:cs="Arial"/>
          <w:sz w:val="20"/>
          <w:szCs w:val="20"/>
          <w:lang w:val="es-ES"/>
        </w:rPr>
        <w:t xml:space="preserve">Del Río, C., Lobos, F., Siegmund, A., Tejos, C., Osses, P., Huaman, Z., Meneses, J. P., &amp; García, J.-L. (2021). </w:t>
      </w:r>
      <w:r>
        <w:rPr>
          <w:rFonts w:hint="default" w:ascii="Arial" w:hAnsi="Arial" w:cs="Arial"/>
          <w:sz w:val="20"/>
          <w:szCs w:val="20"/>
        </w:rPr>
        <w:t xml:space="preserve">GOFOS, ground optical fog observation system for monitoring the vertical stratocumulus-fog cloud distribution in the coast of the atacama desert, chile. </w:t>
      </w:r>
      <w:r>
        <w:rPr>
          <w:rFonts w:hint="default" w:ascii="Arial" w:hAnsi="Arial" w:cs="Arial"/>
          <w:i/>
          <w:iCs/>
          <w:sz w:val="20"/>
          <w:szCs w:val="20"/>
        </w:rPr>
        <w:t>Journal of Hydrology</w:t>
      </w:r>
      <w:r>
        <w:rPr>
          <w:rFonts w:hint="default" w:ascii="Arial" w:hAnsi="Arial" w:cs="Arial"/>
          <w:sz w:val="20"/>
          <w:szCs w:val="20"/>
        </w:rPr>
        <w:t xml:space="preserve">, </w:t>
      </w:r>
      <w:r>
        <w:rPr>
          <w:rFonts w:hint="default" w:ascii="Arial" w:hAnsi="Arial" w:cs="Arial"/>
          <w:i/>
          <w:iCs/>
          <w:sz w:val="20"/>
          <w:szCs w:val="20"/>
        </w:rPr>
        <w:t>597</w:t>
      </w:r>
      <w:r>
        <w:rPr>
          <w:rFonts w:hint="default" w:ascii="Arial" w:hAnsi="Arial" w:cs="Arial"/>
          <w:sz w:val="20"/>
          <w:szCs w:val="20"/>
        </w:rPr>
        <w:t xml:space="preserve">, 126190. </w:t>
      </w:r>
      <w:r>
        <w:rPr>
          <w:rFonts w:hint="default" w:ascii="Arial" w:hAnsi="Arial" w:cs="Arial"/>
          <w:sz w:val="20"/>
          <w:szCs w:val="20"/>
        </w:rPr>
        <w:fldChar w:fldCharType="begin"/>
      </w:r>
      <w:r>
        <w:rPr>
          <w:rFonts w:hint="default" w:ascii="Arial" w:hAnsi="Arial" w:cs="Arial"/>
          <w:sz w:val="20"/>
          <w:szCs w:val="20"/>
        </w:rPr>
        <w:instrText xml:space="preserve"> HYPERLINK "https://doi.org/10.1016/j.jhydrol.2021.126190" \h </w:instrText>
      </w:r>
      <w:r>
        <w:rPr>
          <w:rFonts w:hint="default" w:ascii="Arial" w:hAnsi="Arial" w:cs="Arial"/>
          <w:sz w:val="20"/>
          <w:szCs w:val="20"/>
        </w:rPr>
        <w:fldChar w:fldCharType="separate"/>
      </w:r>
      <w:r>
        <w:rPr>
          <w:rStyle w:val="24"/>
          <w:rFonts w:hint="default" w:ascii="Arial" w:hAnsi="Arial" w:cs="Arial"/>
          <w:sz w:val="20"/>
          <w:szCs w:val="20"/>
        </w:rPr>
        <w:t>https://doi.org/10.1016/j.jhydrol.2021.126190</w:t>
      </w:r>
      <w:r>
        <w:rPr>
          <w:rStyle w:val="24"/>
          <w:rFonts w:hint="default" w:ascii="Arial" w:hAnsi="Arial" w:cs="Arial"/>
          <w:sz w:val="20"/>
          <w:szCs w:val="20"/>
        </w:rPr>
        <w:fldChar w:fldCharType="end"/>
      </w:r>
    </w:p>
    <w:bookmarkEnd w:id="34"/>
    <w:p>
      <w:pPr>
        <w:pStyle w:val="33"/>
        <w:jc w:val="both"/>
        <w:rPr>
          <w:rFonts w:hint="default" w:ascii="Arial" w:hAnsi="Arial" w:cs="Arial"/>
          <w:sz w:val="20"/>
          <w:szCs w:val="20"/>
        </w:rPr>
      </w:pPr>
      <w:bookmarkStart w:id="35" w:name="ref-Espinoza2024"/>
      <w:r>
        <w:rPr>
          <w:rFonts w:hint="default" w:ascii="Arial" w:hAnsi="Arial" w:cs="Arial"/>
          <w:sz w:val="20"/>
          <w:szCs w:val="20"/>
        </w:rPr>
        <w:t xml:space="preserve">Espinoza, V., Lobos-Roco, F., &amp; Río, C. del. (2024). Synoptic control of the spatiotemporal variability of fog and low clouds under ENSO phenomena along the chilean coast (17°-36° s). </w:t>
      </w:r>
      <w:r>
        <w:rPr>
          <w:rFonts w:hint="default" w:ascii="Arial" w:hAnsi="Arial" w:cs="Arial"/>
          <w:i/>
          <w:iCs/>
          <w:sz w:val="20"/>
          <w:szCs w:val="20"/>
        </w:rPr>
        <w:t>Atmospheric Research</w:t>
      </w:r>
      <w:r>
        <w:rPr>
          <w:rFonts w:hint="default" w:ascii="Arial" w:hAnsi="Arial" w:cs="Arial"/>
          <w:sz w:val="20"/>
          <w:szCs w:val="20"/>
        </w:rPr>
        <w:t xml:space="preserve">, </w:t>
      </w:r>
      <w:r>
        <w:rPr>
          <w:rFonts w:hint="default" w:ascii="Arial" w:hAnsi="Arial" w:cs="Arial"/>
          <w:i/>
          <w:iCs/>
          <w:sz w:val="20"/>
          <w:szCs w:val="20"/>
        </w:rPr>
        <w:t>308</w:t>
      </w:r>
      <w:r>
        <w:rPr>
          <w:rFonts w:hint="default" w:ascii="Arial" w:hAnsi="Arial" w:cs="Arial"/>
          <w:sz w:val="20"/>
          <w:szCs w:val="20"/>
        </w:rPr>
        <w:t xml:space="preserve">, 107533. </w:t>
      </w:r>
      <w:r>
        <w:rPr>
          <w:rFonts w:hint="default" w:ascii="Arial" w:hAnsi="Arial" w:cs="Arial"/>
          <w:sz w:val="20"/>
          <w:szCs w:val="20"/>
        </w:rPr>
        <w:fldChar w:fldCharType="begin"/>
      </w:r>
      <w:r>
        <w:rPr>
          <w:rFonts w:hint="default" w:ascii="Arial" w:hAnsi="Arial" w:cs="Arial"/>
          <w:sz w:val="20"/>
          <w:szCs w:val="20"/>
        </w:rPr>
        <w:instrText xml:space="preserve"> HYPERLINK "https://doi.org/10.1016/j.atmosres.2024.107533" \h </w:instrText>
      </w:r>
      <w:r>
        <w:rPr>
          <w:rFonts w:hint="default" w:ascii="Arial" w:hAnsi="Arial" w:cs="Arial"/>
          <w:sz w:val="20"/>
          <w:szCs w:val="20"/>
        </w:rPr>
        <w:fldChar w:fldCharType="separate"/>
      </w:r>
      <w:r>
        <w:rPr>
          <w:rStyle w:val="24"/>
          <w:rFonts w:hint="default" w:ascii="Arial" w:hAnsi="Arial" w:cs="Arial"/>
          <w:sz w:val="20"/>
          <w:szCs w:val="20"/>
        </w:rPr>
        <w:t>https://doi.org/10.1016/j.atmosres.2024.107533</w:t>
      </w:r>
      <w:r>
        <w:rPr>
          <w:rStyle w:val="24"/>
          <w:rFonts w:hint="default" w:ascii="Arial" w:hAnsi="Arial" w:cs="Arial"/>
          <w:sz w:val="20"/>
          <w:szCs w:val="20"/>
        </w:rPr>
        <w:fldChar w:fldCharType="end"/>
      </w:r>
    </w:p>
    <w:bookmarkEnd w:id="35"/>
    <w:p>
      <w:pPr>
        <w:pStyle w:val="33"/>
        <w:jc w:val="both"/>
        <w:rPr>
          <w:rFonts w:hint="default" w:ascii="Arial" w:hAnsi="Arial" w:cs="Arial"/>
          <w:sz w:val="20"/>
          <w:szCs w:val="20"/>
          <w:lang w:val="es-ES"/>
        </w:rPr>
      </w:pPr>
      <w:bookmarkStart w:id="36" w:name="ref-Fessehaye2014"/>
      <w:r>
        <w:rPr>
          <w:rFonts w:hint="default" w:ascii="Arial" w:hAnsi="Arial" w:cs="Arial"/>
          <w:sz w:val="20"/>
          <w:szCs w:val="20"/>
        </w:rPr>
        <w:t xml:space="preserve">Fessehaye, M., Abdul-Wahab, S. A., Savage, M. J., Kohler, T., Gherezghiher, T., &amp; Hurni, H. (2014). Fog-water collection for community use. </w:t>
      </w:r>
      <w:r>
        <w:rPr>
          <w:rFonts w:hint="default" w:ascii="Arial" w:hAnsi="Arial" w:cs="Arial"/>
          <w:i/>
          <w:iCs/>
          <w:sz w:val="20"/>
          <w:szCs w:val="20"/>
        </w:rPr>
        <w:t>Renewable and Sustainable Energy Reviews</w:t>
      </w:r>
      <w:r>
        <w:rPr>
          <w:rFonts w:hint="default" w:ascii="Arial" w:hAnsi="Arial" w:cs="Arial"/>
          <w:sz w:val="20"/>
          <w:szCs w:val="20"/>
        </w:rPr>
        <w:t xml:space="preserve">, </w:t>
      </w:r>
      <w:r>
        <w:rPr>
          <w:rFonts w:hint="default" w:ascii="Arial" w:hAnsi="Arial" w:cs="Arial"/>
          <w:i/>
          <w:iCs/>
          <w:sz w:val="20"/>
          <w:szCs w:val="20"/>
        </w:rPr>
        <w:t>29</w:t>
      </w:r>
      <w:r>
        <w:rPr>
          <w:rFonts w:hint="default" w:ascii="Arial" w:hAnsi="Arial" w:cs="Arial"/>
          <w:sz w:val="20"/>
          <w:szCs w:val="20"/>
        </w:rPr>
        <w:t xml:space="preserve">, 52–62. </w:t>
      </w:r>
      <w:r>
        <w:rPr>
          <w:rFonts w:hint="default" w:ascii="Arial" w:hAnsi="Arial" w:cs="Arial"/>
          <w:sz w:val="20"/>
          <w:szCs w:val="20"/>
        </w:rPr>
        <w:fldChar w:fldCharType="begin"/>
      </w:r>
      <w:r>
        <w:rPr>
          <w:rFonts w:hint="default" w:ascii="Arial" w:hAnsi="Arial" w:cs="Arial"/>
          <w:sz w:val="20"/>
          <w:szCs w:val="20"/>
        </w:rPr>
        <w:instrText xml:space="preserve"> HYPERLINK "https://doi.org/10.1016/j.rser.2013.08.063" \h </w:instrText>
      </w:r>
      <w:r>
        <w:rPr>
          <w:rFonts w:hint="default" w:ascii="Arial" w:hAnsi="Arial" w:cs="Arial"/>
          <w:sz w:val="20"/>
          <w:szCs w:val="20"/>
        </w:rPr>
        <w:fldChar w:fldCharType="separate"/>
      </w:r>
      <w:r>
        <w:rPr>
          <w:rStyle w:val="24"/>
          <w:rFonts w:hint="default" w:ascii="Arial" w:hAnsi="Arial" w:cs="Arial"/>
          <w:sz w:val="20"/>
          <w:szCs w:val="20"/>
          <w:lang w:val="es-ES"/>
        </w:rPr>
        <w:t>https://doi.org/10.1016/j.rser.2013.08.063</w:t>
      </w:r>
      <w:r>
        <w:rPr>
          <w:rStyle w:val="24"/>
          <w:rFonts w:hint="default" w:ascii="Arial" w:hAnsi="Arial" w:cs="Arial"/>
          <w:sz w:val="20"/>
          <w:szCs w:val="20"/>
          <w:lang w:val="es-ES"/>
        </w:rPr>
        <w:fldChar w:fldCharType="end"/>
      </w:r>
    </w:p>
    <w:bookmarkEnd w:id="36"/>
    <w:p>
      <w:pPr>
        <w:pStyle w:val="33"/>
        <w:jc w:val="both"/>
        <w:rPr>
          <w:rFonts w:hint="default" w:ascii="Arial" w:hAnsi="Arial" w:cs="Arial"/>
          <w:sz w:val="20"/>
          <w:szCs w:val="20"/>
        </w:rPr>
      </w:pPr>
      <w:bookmarkStart w:id="37" w:name="ref-Garca2021"/>
      <w:r>
        <w:rPr>
          <w:rFonts w:hint="default" w:ascii="Arial" w:hAnsi="Arial" w:cs="Arial"/>
          <w:sz w:val="20"/>
          <w:szCs w:val="20"/>
          <w:lang w:val="es-ES"/>
        </w:rPr>
        <w:t xml:space="preserve">García, J.-L., Lobos-Roco, F., Schween, J. H., Río, C. del, Osses, P., Vives, R., Pezoa, M., Siegmund, A., Latorre, C., Alfaro, F., Koch, M. A., &amp; Loehnert, U. (2021). </w:t>
      </w:r>
      <w:r>
        <w:rPr>
          <w:rFonts w:hint="default" w:ascii="Arial" w:hAnsi="Arial" w:cs="Arial"/>
          <w:sz w:val="20"/>
          <w:szCs w:val="20"/>
        </w:rPr>
        <w:t xml:space="preserve">Climate and coastal low-cloud dynamic in the hyperarid atacama fog desert and the geographic distribution of tillandsia landbeckii (bromeliaceae) dune ecosystems. </w:t>
      </w:r>
      <w:r>
        <w:rPr>
          <w:rFonts w:hint="default" w:ascii="Arial" w:hAnsi="Arial" w:cs="Arial"/>
          <w:i/>
          <w:iCs/>
          <w:sz w:val="20"/>
          <w:szCs w:val="20"/>
        </w:rPr>
        <w:t>Plant Systematics and Evolution</w:t>
      </w:r>
      <w:r>
        <w:rPr>
          <w:rFonts w:hint="default" w:ascii="Arial" w:hAnsi="Arial" w:cs="Arial"/>
          <w:sz w:val="20"/>
          <w:szCs w:val="20"/>
        </w:rPr>
        <w:t xml:space="preserve">, </w:t>
      </w:r>
      <w:r>
        <w:rPr>
          <w:rFonts w:hint="default" w:ascii="Arial" w:hAnsi="Arial" w:cs="Arial"/>
          <w:i/>
          <w:iCs/>
          <w:sz w:val="20"/>
          <w:szCs w:val="20"/>
        </w:rPr>
        <w:t>307</w:t>
      </w:r>
      <w:r>
        <w:rPr>
          <w:rFonts w:hint="default" w:ascii="Arial" w:hAnsi="Arial" w:cs="Arial"/>
          <w:sz w:val="20"/>
          <w:szCs w:val="20"/>
        </w:rPr>
        <w:t xml:space="preserve">(5). </w:t>
      </w:r>
      <w:r>
        <w:rPr>
          <w:rFonts w:hint="default" w:ascii="Arial" w:hAnsi="Arial" w:cs="Arial"/>
          <w:sz w:val="20"/>
          <w:szCs w:val="20"/>
        </w:rPr>
        <w:fldChar w:fldCharType="begin"/>
      </w:r>
      <w:r>
        <w:rPr>
          <w:rFonts w:hint="default" w:ascii="Arial" w:hAnsi="Arial" w:cs="Arial"/>
          <w:sz w:val="20"/>
          <w:szCs w:val="20"/>
        </w:rPr>
        <w:instrText xml:space="preserve"> HYPERLINK "https://doi.org/10.1007/s00606-021-01775-y" \h </w:instrText>
      </w:r>
      <w:r>
        <w:rPr>
          <w:rFonts w:hint="default" w:ascii="Arial" w:hAnsi="Arial" w:cs="Arial"/>
          <w:sz w:val="20"/>
          <w:szCs w:val="20"/>
        </w:rPr>
        <w:fldChar w:fldCharType="separate"/>
      </w:r>
      <w:r>
        <w:rPr>
          <w:rStyle w:val="24"/>
          <w:rFonts w:hint="default" w:ascii="Arial" w:hAnsi="Arial" w:cs="Arial"/>
          <w:sz w:val="20"/>
          <w:szCs w:val="20"/>
        </w:rPr>
        <w:t>https://doi.org/10.1007/s00606-021-01775-y</w:t>
      </w:r>
      <w:r>
        <w:rPr>
          <w:rStyle w:val="24"/>
          <w:rFonts w:hint="default" w:ascii="Arial" w:hAnsi="Arial" w:cs="Arial"/>
          <w:sz w:val="20"/>
          <w:szCs w:val="20"/>
        </w:rPr>
        <w:fldChar w:fldCharType="end"/>
      </w:r>
    </w:p>
    <w:bookmarkEnd w:id="37"/>
    <w:p>
      <w:pPr>
        <w:pStyle w:val="33"/>
        <w:jc w:val="both"/>
        <w:rPr>
          <w:rFonts w:hint="default" w:ascii="Arial" w:hAnsi="Arial" w:cs="Arial"/>
          <w:sz w:val="20"/>
          <w:szCs w:val="20"/>
        </w:rPr>
      </w:pPr>
      <w:bookmarkStart w:id="38" w:name="ref-Gultepe2007"/>
      <w:r>
        <w:rPr>
          <w:rFonts w:hint="default" w:ascii="Arial" w:hAnsi="Arial" w:cs="Arial"/>
          <w:sz w:val="20"/>
          <w:szCs w:val="20"/>
        </w:rPr>
        <w:t xml:space="preserve">Gultepe, I., Tardif, R., Michaelides, S. C., Cermak, J., Bott, A., Bendix, J., Müller, M. D., Pagowski, M., Hansen, B., Ellrod, G., Jacobs, W., Toth, G., &amp; Cober, S. G. (2007). Fog research: A review of past achievements and future perspectives. In </w:t>
      </w:r>
      <w:r>
        <w:rPr>
          <w:rFonts w:hint="default" w:ascii="Arial" w:hAnsi="Arial" w:cs="Arial"/>
          <w:i/>
          <w:iCs/>
          <w:sz w:val="20"/>
          <w:szCs w:val="20"/>
        </w:rPr>
        <w:t>Fog and boundary layer clouds: Fog visibility and forecasting</w:t>
      </w:r>
      <w:r>
        <w:rPr>
          <w:rFonts w:hint="default" w:ascii="Arial" w:hAnsi="Arial" w:cs="Arial"/>
          <w:sz w:val="20"/>
          <w:szCs w:val="20"/>
        </w:rPr>
        <w:t xml:space="preserve"> (pp. 1121–1159). Birkhäuser Basel. </w:t>
      </w:r>
      <w:r>
        <w:rPr>
          <w:rFonts w:hint="default" w:ascii="Arial" w:hAnsi="Arial" w:cs="Arial"/>
          <w:sz w:val="20"/>
          <w:szCs w:val="20"/>
        </w:rPr>
        <w:fldChar w:fldCharType="begin"/>
      </w:r>
      <w:r>
        <w:rPr>
          <w:rFonts w:hint="default" w:ascii="Arial" w:hAnsi="Arial" w:cs="Arial"/>
          <w:sz w:val="20"/>
          <w:szCs w:val="20"/>
        </w:rPr>
        <w:instrText xml:space="preserve"> HYPERLINK "https://doi.org/10.1007/978-3-7643-8419-7_3" \h </w:instrText>
      </w:r>
      <w:r>
        <w:rPr>
          <w:rFonts w:hint="default" w:ascii="Arial" w:hAnsi="Arial" w:cs="Arial"/>
          <w:sz w:val="20"/>
          <w:szCs w:val="20"/>
        </w:rPr>
        <w:fldChar w:fldCharType="separate"/>
      </w:r>
      <w:r>
        <w:rPr>
          <w:rStyle w:val="24"/>
          <w:rFonts w:hint="default" w:ascii="Arial" w:hAnsi="Arial" w:cs="Arial"/>
          <w:sz w:val="20"/>
          <w:szCs w:val="20"/>
        </w:rPr>
        <w:t>https://doi.org/10.1007/978-3-7643-8419-7_3</w:t>
      </w:r>
      <w:r>
        <w:rPr>
          <w:rStyle w:val="24"/>
          <w:rFonts w:hint="default" w:ascii="Arial" w:hAnsi="Arial" w:cs="Arial"/>
          <w:sz w:val="20"/>
          <w:szCs w:val="20"/>
        </w:rPr>
        <w:fldChar w:fldCharType="end"/>
      </w:r>
    </w:p>
    <w:bookmarkEnd w:id="38"/>
    <w:p>
      <w:pPr>
        <w:pStyle w:val="33"/>
        <w:jc w:val="both"/>
        <w:rPr>
          <w:rFonts w:hint="default" w:ascii="Arial" w:hAnsi="Arial" w:cs="Arial"/>
          <w:sz w:val="20"/>
          <w:szCs w:val="20"/>
        </w:rPr>
      </w:pPr>
      <w:bookmarkStart w:id="39" w:name="ref-Houston2006"/>
      <w:r>
        <w:rPr>
          <w:rFonts w:hint="default" w:ascii="Arial" w:hAnsi="Arial" w:cs="Arial"/>
          <w:sz w:val="20"/>
          <w:szCs w:val="20"/>
        </w:rPr>
        <w:t xml:space="preserve">Houston, J. (2006). Variability of precipitation in the Atacama Desert: Its causes and hydrological impact. </w:t>
      </w:r>
      <w:r>
        <w:rPr>
          <w:rFonts w:hint="default" w:ascii="Arial" w:hAnsi="Arial" w:cs="Arial"/>
          <w:i/>
          <w:iCs/>
          <w:sz w:val="20"/>
          <w:szCs w:val="20"/>
        </w:rPr>
        <w:t>International Journal of Climatology</w:t>
      </w:r>
      <w:r>
        <w:rPr>
          <w:rFonts w:hint="default" w:ascii="Arial" w:hAnsi="Arial" w:cs="Arial"/>
          <w:sz w:val="20"/>
          <w:szCs w:val="20"/>
        </w:rPr>
        <w:t xml:space="preserve">, </w:t>
      </w:r>
      <w:r>
        <w:rPr>
          <w:rFonts w:hint="default" w:ascii="Arial" w:hAnsi="Arial" w:cs="Arial"/>
          <w:i/>
          <w:iCs/>
          <w:sz w:val="20"/>
          <w:szCs w:val="20"/>
        </w:rPr>
        <w:t>26</w:t>
      </w:r>
      <w:r>
        <w:rPr>
          <w:rFonts w:hint="default" w:ascii="Arial" w:hAnsi="Arial" w:cs="Arial"/>
          <w:sz w:val="20"/>
          <w:szCs w:val="20"/>
        </w:rPr>
        <w:t xml:space="preserve">(15), 2181–2198. </w:t>
      </w:r>
      <w:r>
        <w:rPr>
          <w:rFonts w:hint="default" w:ascii="Arial" w:hAnsi="Arial" w:cs="Arial"/>
          <w:sz w:val="20"/>
          <w:szCs w:val="20"/>
        </w:rPr>
        <w:fldChar w:fldCharType="begin"/>
      </w:r>
      <w:r>
        <w:rPr>
          <w:rFonts w:hint="default" w:ascii="Arial" w:hAnsi="Arial" w:cs="Arial"/>
          <w:sz w:val="20"/>
          <w:szCs w:val="20"/>
        </w:rPr>
        <w:instrText xml:space="preserve"> HYPERLINK "https://doi.org/10.1002/joc.1359" \h </w:instrText>
      </w:r>
      <w:r>
        <w:rPr>
          <w:rFonts w:hint="default" w:ascii="Arial" w:hAnsi="Arial" w:cs="Arial"/>
          <w:sz w:val="20"/>
          <w:szCs w:val="20"/>
        </w:rPr>
        <w:fldChar w:fldCharType="separate"/>
      </w:r>
      <w:r>
        <w:rPr>
          <w:rStyle w:val="24"/>
          <w:rFonts w:hint="default" w:ascii="Arial" w:hAnsi="Arial" w:cs="Arial"/>
          <w:sz w:val="20"/>
          <w:szCs w:val="20"/>
        </w:rPr>
        <w:t>https://doi.org/10.1002/joc.1359</w:t>
      </w:r>
      <w:r>
        <w:rPr>
          <w:rStyle w:val="24"/>
          <w:rFonts w:hint="default" w:ascii="Arial" w:hAnsi="Arial" w:cs="Arial"/>
          <w:sz w:val="20"/>
          <w:szCs w:val="20"/>
        </w:rPr>
        <w:fldChar w:fldCharType="end"/>
      </w:r>
    </w:p>
    <w:bookmarkEnd w:id="39"/>
    <w:p>
      <w:pPr>
        <w:pStyle w:val="33"/>
        <w:jc w:val="both"/>
        <w:rPr>
          <w:rFonts w:hint="default" w:ascii="Arial" w:hAnsi="Arial" w:cs="Arial"/>
          <w:sz w:val="20"/>
          <w:szCs w:val="20"/>
        </w:rPr>
      </w:pPr>
      <w:bookmarkStart w:id="40" w:name="ref-Jabbusch2025"/>
      <w:r>
        <w:rPr>
          <w:rFonts w:hint="default" w:ascii="Arial" w:hAnsi="Arial" w:cs="Arial"/>
          <w:sz w:val="20"/>
          <w:szCs w:val="20"/>
        </w:rPr>
        <w:t xml:space="preserve">Jabbusch, S., &amp; Koch, M. A. (2025). Tillandsia landbeckii secures high phenotypic variation despite clonal propagation at the dry limits of plant life in the atacama desert. </w:t>
      </w:r>
      <w:r>
        <w:rPr>
          <w:rFonts w:hint="default" w:ascii="Arial" w:hAnsi="Arial" w:cs="Arial"/>
          <w:i/>
          <w:iCs/>
          <w:sz w:val="20"/>
          <w:szCs w:val="20"/>
        </w:rPr>
        <w:t>Perspectives in Plant Ecology, Evolution and Systematics</w:t>
      </w:r>
      <w:r>
        <w:rPr>
          <w:rFonts w:hint="default" w:ascii="Arial" w:hAnsi="Arial" w:cs="Arial"/>
          <w:sz w:val="20"/>
          <w:szCs w:val="20"/>
        </w:rPr>
        <w:t xml:space="preserve">, </w:t>
      </w:r>
      <w:r>
        <w:rPr>
          <w:rFonts w:hint="default" w:ascii="Arial" w:hAnsi="Arial" w:cs="Arial"/>
          <w:i/>
          <w:iCs/>
          <w:sz w:val="20"/>
          <w:szCs w:val="20"/>
        </w:rPr>
        <w:t>66</w:t>
      </w:r>
      <w:r>
        <w:rPr>
          <w:rFonts w:hint="default" w:ascii="Arial" w:hAnsi="Arial" w:cs="Arial"/>
          <w:sz w:val="20"/>
          <w:szCs w:val="20"/>
        </w:rPr>
        <w:t xml:space="preserve">, 125846. </w:t>
      </w:r>
      <w:r>
        <w:rPr>
          <w:rFonts w:hint="default" w:ascii="Arial" w:hAnsi="Arial" w:cs="Arial"/>
          <w:sz w:val="20"/>
          <w:szCs w:val="20"/>
        </w:rPr>
        <w:fldChar w:fldCharType="begin"/>
      </w:r>
      <w:r>
        <w:rPr>
          <w:rFonts w:hint="default" w:ascii="Arial" w:hAnsi="Arial" w:cs="Arial"/>
          <w:sz w:val="20"/>
          <w:szCs w:val="20"/>
        </w:rPr>
        <w:instrText xml:space="preserve"> HYPERLINK "https://doi.org/10.1016/j.ppees.2025.125846" \h </w:instrText>
      </w:r>
      <w:r>
        <w:rPr>
          <w:rFonts w:hint="default" w:ascii="Arial" w:hAnsi="Arial" w:cs="Arial"/>
          <w:sz w:val="20"/>
          <w:szCs w:val="20"/>
        </w:rPr>
        <w:fldChar w:fldCharType="separate"/>
      </w:r>
      <w:r>
        <w:rPr>
          <w:rStyle w:val="24"/>
          <w:rFonts w:hint="default" w:ascii="Arial" w:hAnsi="Arial" w:cs="Arial"/>
          <w:sz w:val="20"/>
          <w:szCs w:val="20"/>
        </w:rPr>
        <w:t>https://doi.org/10.1016/j.ppees.2025.125846</w:t>
      </w:r>
      <w:r>
        <w:rPr>
          <w:rStyle w:val="24"/>
          <w:rFonts w:hint="default" w:ascii="Arial" w:hAnsi="Arial" w:cs="Arial"/>
          <w:sz w:val="20"/>
          <w:szCs w:val="20"/>
        </w:rPr>
        <w:fldChar w:fldCharType="end"/>
      </w:r>
    </w:p>
    <w:bookmarkEnd w:id="40"/>
    <w:p>
      <w:pPr>
        <w:pStyle w:val="33"/>
        <w:jc w:val="both"/>
        <w:rPr>
          <w:rFonts w:hint="default" w:ascii="Arial" w:hAnsi="Arial" w:cs="Arial"/>
          <w:sz w:val="20"/>
          <w:szCs w:val="20"/>
        </w:rPr>
      </w:pPr>
      <w:bookmarkStart w:id="41" w:name="ref-Jacobs2006"/>
      <w:r>
        <w:rPr>
          <w:rFonts w:hint="default" w:ascii="Arial" w:hAnsi="Arial" w:cs="Arial"/>
          <w:sz w:val="20"/>
          <w:szCs w:val="20"/>
        </w:rPr>
        <w:t xml:space="preserve">Jacobs, A. F. G., Heusinkveld, B. G., Wichink Kruit, R. J., &amp; Berkowicz, S. M. (2006). Contribution of dew to the water budget of a grassland area in the netherlands. </w:t>
      </w:r>
      <w:r>
        <w:rPr>
          <w:rFonts w:hint="default" w:ascii="Arial" w:hAnsi="Arial" w:cs="Arial"/>
          <w:i/>
          <w:iCs/>
          <w:sz w:val="20"/>
          <w:szCs w:val="20"/>
        </w:rPr>
        <w:t>Water Resources Research</w:t>
      </w:r>
      <w:r>
        <w:rPr>
          <w:rFonts w:hint="default" w:ascii="Arial" w:hAnsi="Arial" w:cs="Arial"/>
          <w:sz w:val="20"/>
          <w:szCs w:val="20"/>
        </w:rPr>
        <w:t xml:space="preserve">, </w:t>
      </w:r>
      <w:r>
        <w:rPr>
          <w:rFonts w:hint="default" w:ascii="Arial" w:hAnsi="Arial" w:cs="Arial"/>
          <w:i/>
          <w:iCs/>
          <w:sz w:val="20"/>
          <w:szCs w:val="20"/>
        </w:rPr>
        <w:t>42</w:t>
      </w:r>
      <w:r>
        <w:rPr>
          <w:rFonts w:hint="default" w:ascii="Arial" w:hAnsi="Arial" w:cs="Arial"/>
          <w:sz w:val="20"/>
          <w:szCs w:val="20"/>
        </w:rPr>
        <w:t xml:space="preserve">(3). </w:t>
      </w:r>
      <w:r>
        <w:rPr>
          <w:rFonts w:hint="default" w:ascii="Arial" w:hAnsi="Arial" w:cs="Arial"/>
          <w:sz w:val="20"/>
          <w:szCs w:val="20"/>
        </w:rPr>
        <w:fldChar w:fldCharType="begin"/>
      </w:r>
      <w:r>
        <w:rPr>
          <w:rFonts w:hint="default" w:ascii="Arial" w:hAnsi="Arial" w:cs="Arial"/>
          <w:sz w:val="20"/>
          <w:szCs w:val="20"/>
        </w:rPr>
        <w:instrText xml:space="preserve"> HYPERLINK "https://doi.org/10.1029/2005wr004055" \h </w:instrText>
      </w:r>
      <w:r>
        <w:rPr>
          <w:rFonts w:hint="default" w:ascii="Arial" w:hAnsi="Arial" w:cs="Arial"/>
          <w:sz w:val="20"/>
          <w:szCs w:val="20"/>
        </w:rPr>
        <w:fldChar w:fldCharType="separate"/>
      </w:r>
      <w:r>
        <w:rPr>
          <w:rStyle w:val="24"/>
          <w:rFonts w:hint="default" w:ascii="Arial" w:hAnsi="Arial" w:cs="Arial"/>
          <w:sz w:val="20"/>
          <w:szCs w:val="20"/>
        </w:rPr>
        <w:t>https://doi.org/10.1029/2005wr004055</w:t>
      </w:r>
      <w:r>
        <w:rPr>
          <w:rStyle w:val="24"/>
          <w:rFonts w:hint="default" w:ascii="Arial" w:hAnsi="Arial" w:cs="Arial"/>
          <w:sz w:val="20"/>
          <w:szCs w:val="20"/>
        </w:rPr>
        <w:fldChar w:fldCharType="end"/>
      </w:r>
    </w:p>
    <w:bookmarkEnd w:id="41"/>
    <w:p>
      <w:pPr>
        <w:pStyle w:val="33"/>
        <w:jc w:val="both"/>
        <w:rPr>
          <w:rFonts w:hint="default" w:ascii="Arial" w:hAnsi="Arial" w:cs="Arial"/>
          <w:sz w:val="20"/>
          <w:szCs w:val="20"/>
        </w:rPr>
      </w:pPr>
      <w:bookmarkStart w:id="42" w:name="ref-Jung2019"/>
      <w:r>
        <w:rPr>
          <w:rFonts w:hint="default" w:ascii="Arial" w:hAnsi="Arial" w:cs="Arial"/>
          <w:sz w:val="20"/>
          <w:szCs w:val="20"/>
        </w:rPr>
        <w:t xml:space="preserve">Jung, P., Emrich, D., Briegel‐Williams, L., Schermer, M., Weber, L., Baumann, K., Colesie, C., Clerc, P., Lehnert, L. W., Achilles, S., Bendix, J., &amp; Büdel, B. (2019). Ecophysiology and phylogeny of new terricolous and epiphytic chlorolichens in a fog oasis of the atacama desert. </w:t>
      </w:r>
      <w:r>
        <w:rPr>
          <w:rFonts w:hint="default" w:ascii="Arial" w:hAnsi="Arial" w:cs="Arial"/>
          <w:i/>
          <w:iCs/>
          <w:sz w:val="20"/>
          <w:szCs w:val="20"/>
        </w:rPr>
        <w:t>MicrobiologyOpen</w:t>
      </w:r>
      <w:r>
        <w:rPr>
          <w:rFonts w:hint="default" w:ascii="Arial" w:hAnsi="Arial" w:cs="Arial"/>
          <w:sz w:val="20"/>
          <w:szCs w:val="20"/>
        </w:rPr>
        <w:t xml:space="preserve">, </w:t>
      </w:r>
      <w:r>
        <w:rPr>
          <w:rFonts w:hint="default" w:ascii="Arial" w:hAnsi="Arial" w:cs="Arial"/>
          <w:i/>
          <w:iCs/>
          <w:sz w:val="20"/>
          <w:szCs w:val="20"/>
        </w:rPr>
        <w:t>8</w:t>
      </w:r>
      <w:r>
        <w:rPr>
          <w:rFonts w:hint="default" w:ascii="Arial" w:hAnsi="Arial" w:cs="Arial"/>
          <w:sz w:val="20"/>
          <w:szCs w:val="20"/>
        </w:rPr>
        <w:t xml:space="preserve">(10). </w:t>
      </w:r>
      <w:r>
        <w:rPr>
          <w:rFonts w:hint="default" w:ascii="Arial" w:hAnsi="Arial" w:cs="Arial"/>
          <w:sz w:val="20"/>
          <w:szCs w:val="20"/>
        </w:rPr>
        <w:fldChar w:fldCharType="begin"/>
      </w:r>
      <w:r>
        <w:rPr>
          <w:rFonts w:hint="default" w:ascii="Arial" w:hAnsi="Arial" w:cs="Arial"/>
          <w:sz w:val="20"/>
          <w:szCs w:val="20"/>
        </w:rPr>
        <w:instrText xml:space="preserve"> HYPERLINK "https://doi.org/10.1002/mbo3.894" \h </w:instrText>
      </w:r>
      <w:r>
        <w:rPr>
          <w:rFonts w:hint="default" w:ascii="Arial" w:hAnsi="Arial" w:cs="Arial"/>
          <w:sz w:val="20"/>
          <w:szCs w:val="20"/>
        </w:rPr>
        <w:fldChar w:fldCharType="separate"/>
      </w:r>
      <w:r>
        <w:rPr>
          <w:rStyle w:val="24"/>
          <w:rFonts w:hint="default" w:ascii="Arial" w:hAnsi="Arial" w:cs="Arial"/>
          <w:sz w:val="20"/>
          <w:szCs w:val="20"/>
        </w:rPr>
        <w:t>https://doi.org/10.1002/mbo3.894</w:t>
      </w:r>
      <w:r>
        <w:rPr>
          <w:rStyle w:val="24"/>
          <w:rFonts w:hint="default" w:ascii="Arial" w:hAnsi="Arial" w:cs="Arial"/>
          <w:sz w:val="20"/>
          <w:szCs w:val="20"/>
        </w:rPr>
        <w:fldChar w:fldCharType="end"/>
      </w:r>
    </w:p>
    <w:bookmarkEnd w:id="42"/>
    <w:p>
      <w:pPr>
        <w:pStyle w:val="33"/>
        <w:jc w:val="both"/>
        <w:rPr>
          <w:rFonts w:hint="default" w:ascii="Arial" w:hAnsi="Arial" w:cs="Arial"/>
          <w:sz w:val="20"/>
          <w:szCs w:val="20"/>
        </w:rPr>
      </w:pPr>
      <w:bookmarkStart w:id="43" w:name="ref-Koch2019"/>
      <w:r>
        <w:rPr>
          <w:rFonts w:hint="default" w:ascii="Arial" w:hAnsi="Arial" w:cs="Arial"/>
          <w:sz w:val="20"/>
          <w:szCs w:val="20"/>
        </w:rPr>
        <w:t xml:space="preserve">Koch, M. A., Kleinpeter, D., Auer, E., Siegmund, A., Río, C. del, Osses, P., García, J.-L., Marzol, M. V., Zizka, G., &amp; Kiefer, C. (2019). Living at the dry limits: Ecological genetics of Tillandsia landbeckii lomas in the Chilean Atacama Desert. </w:t>
      </w:r>
      <w:r>
        <w:rPr>
          <w:rFonts w:hint="default" w:ascii="Arial" w:hAnsi="Arial" w:cs="Arial"/>
          <w:i/>
          <w:iCs/>
          <w:sz w:val="20"/>
          <w:szCs w:val="20"/>
        </w:rPr>
        <w:t>Plant Systematics and Evolution</w:t>
      </w:r>
      <w:r>
        <w:rPr>
          <w:rFonts w:hint="default" w:ascii="Arial" w:hAnsi="Arial" w:cs="Arial"/>
          <w:sz w:val="20"/>
          <w:szCs w:val="20"/>
        </w:rPr>
        <w:t xml:space="preserve">, </w:t>
      </w:r>
      <w:r>
        <w:rPr>
          <w:rFonts w:hint="default" w:ascii="Arial" w:hAnsi="Arial" w:cs="Arial"/>
          <w:i/>
          <w:iCs/>
          <w:sz w:val="20"/>
          <w:szCs w:val="20"/>
        </w:rPr>
        <w:t>305</w:t>
      </w:r>
      <w:r>
        <w:rPr>
          <w:rFonts w:hint="default" w:ascii="Arial" w:hAnsi="Arial" w:cs="Arial"/>
          <w:sz w:val="20"/>
          <w:szCs w:val="20"/>
        </w:rPr>
        <w:t xml:space="preserve">, 1041–1053. </w:t>
      </w:r>
      <w:r>
        <w:rPr>
          <w:rFonts w:hint="default" w:ascii="Arial" w:hAnsi="Arial" w:cs="Arial"/>
          <w:sz w:val="20"/>
          <w:szCs w:val="20"/>
        </w:rPr>
        <w:fldChar w:fldCharType="begin"/>
      </w:r>
      <w:r>
        <w:rPr>
          <w:rFonts w:hint="default" w:ascii="Arial" w:hAnsi="Arial" w:cs="Arial"/>
          <w:sz w:val="20"/>
          <w:szCs w:val="20"/>
        </w:rPr>
        <w:instrText xml:space="preserve"> HYPERLINK "https://doi.org/10.1007/s00606-019-01623-0" \h </w:instrText>
      </w:r>
      <w:r>
        <w:rPr>
          <w:rFonts w:hint="default" w:ascii="Arial" w:hAnsi="Arial" w:cs="Arial"/>
          <w:sz w:val="20"/>
          <w:szCs w:val="20"/>
        </w:rPr>
        <w:fldChar w:fldCharType="separate"/>
      </w:r>
      <w:r>
        <w:rPr>
          <w:rStyle w:val="24"/>
          <w:rFonts w:hint="default" w:ascii="Arial" w:hAnsi="Arial" w:cs="Arial"/>
          <w:sz w:val="20"/>
          <w:szCs w:val="20"/>
        </w:rPr>
        <w:t>https://doi.org/10.1007/s00606-019-01623-0</w:t>
      </w:r>
      <w:r>
        <w:rPr>
          <w:rStyle w:val="24"/>
          <w:rFonts w:hint="default" w:ascii="Arial" w:hAnsi="Arial" w:cs="Arial"/>
          <w:sz w:val="20"/>
          <w:szCs w:val="20"/>
        </w:rPr>
        <w:fldChar w:fldCharType="end"/>
      </w:r>
    </w:p>
    <w:bookmarkEnd w:id="43"/>
    <w:p>
      <w:pPr>
        <w:pStyle w:val="33"/>
        <w:jc w:val="both"/>
        <w:rPr>
          <w:rFonts w:hint="default" w:ascii="Arial" w:hAnsi="Arial" w:cs="Arial"/>
          <w:sz w:val="20"/>
          <w:szCs w:val="20"/>
          <w:lang w:val="es-ES"/>
        </w:rPr>
      </w:pPr>
      <w:bookmarkStart w:id="44" w:name="ref-Larrain2002"/>
      <w:r>
        <w:rPr>
          <w:rFonts w:hint="default" w:ascii="Arial" w:hAnsi="Arial" w:cs="Arial"/>
          <w:sz w:val="20"/>
          <w:szCs w:val="20"/>
        </w:rPr>
        <w:t xml:space="preserve">Larrain, H., Velásquez, F., Cereceda, P., Espejo, R., Pinto, R., Osses, P., &amp; Schemenauer, R. S. (2002). Fog measurements at the site “falda verde” north of chañaral compared with other fog stations of chile. </w:t>
      </w:r>
      <w:r>
        <w:rPr>
          <w:rFonts w:hint="default" w:ascii="Arial" w:hAnsi="Arial" w:cs="Arial"/>
          <w:i/>
          <w:iCs/>
          <w:sz w:val="20"/>
          <w:szCs w:val="20"/>
          <w:lang w:val="es-ES"/>
        </w:rPr>
        <w:t>Atmospheric Research</w:t>
      </w:r>
      <w:r>
        <w:rPr>
          <w:rFonts w:hint="default" w:ascii="Arial" w:hAnsi="Arial" w:cs="Arial"/>
          <w:sz w:val="20"/>
          <w:szCs w:val="20"/>
          <w:lang w:val="es-ES"/>
        </w:rPr>
        <w:t xml:space="preserve">, </w:t>
      </w:r>
      <w:r>
        <w:rPr>
          <w:rFonts w:hint="default" w:ascii="Arial" w:hAnsi="Arial" w:cs="Arial"/>
          <w:i/>
          <w:iCs/>
          <w:sz w:val="20"/>
          <w:szCs w:val="20"/>
          <w:lang w:val="es-ES"/>
        </w:rPr>
        <w:t>64</w:t>
      </w:r>
      <w:r>
        <w:rPr>
          <w:rFonts w:hint="default" w:ascii="Arial" w:hAnsi="Arial" w:cs="Arial"/>
          <w:sz w:val="20"/>
          <w:szCs w:val="20"/>
          <w:lang w:val="es-ES"/>
        </w:rPr>
        <w:t xml:space="preserve">(1-4), 273–284. </w:t>
      </w:r>
      <w:r>
        <w:rPr>
          <w:rFonts w:hint="default" w:ascii="Arial" w:hAnsi="Arial" w:cs="Arial"/>
          <w:sz w:val="20"/>
          <w:szCs w:val="20"/>
        </w:rPr>
        <w:fldChar w:fldCharType="begin"/>
      </w:r>
      <w:r>
        <w:rPr>
          <w:rFonts w:hint="default" w:ascii="Arial" w:hAnsi="Arial" w:cs="Arial"/>
          <w:sz w:val="20"/>
          <w:szCs w:val="20"/>
        </w:rPr>
        <w:instrText xml:space="preserve"> HYPERLINK "https://doi.org/10.1016/s0169-8095(02)00098-4" \h </w:instrText>
      </w:r>
      <w:r>
        <w:rPr>
          <w:rFonts w:hint="default" w:ascii="Arial" w:hAnsi="Arial" w:cs="Arial"/>
          <w:sz w:val="20"/>
          <w:szCs w:val="20"/>
        </w:rPr>
        <w:fldChar w:fldCharType="separate"/>
      </w:r>
      <w:r>
        <w:rPr>
          <w:rStyle w:val="24"/>
          <w:rFonts w:hint="default" w:ascii="Arial" w:hAnsi="Arial" w:cs="Arial"/>
          <w:sz w:val="20"/>
          <w:szCs w:val="20"/>
          <w:lang w:val="es-ES"/>
        </w:rPr>
        <w:t>https://doi.org/10.1016/s0169-8095(02)00098-4</w:t>
      </w:r>
      <w:r>
        <w:rPr>
          <w:rStyle w:val="24"/>
          <w:rFonts w:hint="default" w:ascii="Arial" w:hAnsi="Arial" w:cs="Arial"/>
          <w:sz w:val="20"/>
          <w:szCs w:val="20"/>
          <w:lang w:val="es-ES"/>
        </w:rPr>
        <w:fldChar w:fldCharType="end"/>
      </w:r>
    </w:p>
    <w:bookmarkEnd w:id="44"/>
    <w:p>
      <w:pPr>
        <w:pStyle w:val="33"/>
        <w:jc w:val="both"/>
        <w:rPr>
          <w:rFonts w:hint="default" w:ascii="Arial" w:hAnsi="Arial" w:cs="Arial"/>
          <w:sz w:val="20"/>
          <w:szCs w:val="20"/>
        </w:rPr>
      </w:pPr>
      <w:bookmarkStart w:id="45" w:name="ref-Latorre2011"/>
      <w:r>
        <w:rPr>
          <w:rFonts w:hint="default" w:ascii="Arial" w:hAnsi="Arial" w:cs="Arial"/>
          <w:sz w:val="20"/>
          <w:szCs w:val="20"/>
          <w:lang w:val="es-ES"/>
        </w:rPr>
        <w:t xml:space="preserve">Latorre, C., González, A. L., Quade, J., Fariña, J. M., Pinto, R., &amp; Marquet, P. A. (2011). </w:t>
      </w:r>
      <w:r>
        <w:rPr>
          <w:rFonts w:hint="default" w:ascii="Arial" w:hAnsi="Arial" w:cs="Arial"/>
          <w:sz w:val="20"/>
          <w:szCs w:val="20"/>
        </w:rPr>
        <w:t xml:space="preserve">Establishment and formation of fog-dependent &lt;i&gt;tillandsia landbeckii&lt;/i&gt; dunes in the atacama desert: Evidence from radiocarbon and stable isotopes. </w:t>
      </w:r>
      <w:r>
        <w:rPr>
          <w:rFonts w:hint="default" w:ascii="Arial" w:hAnsi="Arial" w:cs="Arial"/>
          <w:i/>
          <w:iCs/>
          <w:sz w:val="20"/>
          <w:szCs w:val="20"/>
        </w:rPr>
        <w:t>Journal of Geophysical Research</w:t>
      </w:r>
      <w:r>
        <w:rPr>
          <w:rFonts w:hint="default" w:ascii="Arial" w:hAnsi="Arial" w:cs="Arial"/>
          <w:sz w:val="20"/>
          <w:szCs w:val="20"/>
        </w:rPr>
        <w:t xml:space="preserve">, </w:t>
      </w:r>
      <w:r>
        <w:rPr>
          <w:rFonts w:hint="default" w:ascii="Arial" w:hAnsi="Arial" w:cs="Arial"/>
          <w:i/>
          <w:iCs/>
          <w:sz w:val="20"/>
          <w:szCs w:val="20"/>
        </w:rPr>
        <w:t>116</w:t>
      </w:r>
      <w:r>
        <w:rPr>
          <w:rFonts w:hint="default" w:ascii="Arial" w:hAnsi="Arial" w:cs="Arial"/>
          <w:sz w:val="20"/>
          <w:szCs w:val="20"/>
        </w:rPr>
        <w:t xml:space="preserve">(G3). </w:t>
      </w:r>
      <w:r>
        <w:rPr>
          <w:rFonts w:hint="default" w:ascii="Arial" w:hAnsi="Arial" w:cs="Arial"/>
          <w:sz w:val="20"/>
          <w:szCs w:val="20"/>
        </w:rPr>
        <w:fldChar w:fldCharType="begin"/>
      </w:r>
      <w:r>
        <w:rPr>
          <w:rFonts w:hint="default" w:ascii="Arial" w:hAnsi="Arial" w:cs="Arial"/>
          <w:sz w:val="20"/>
          <w:szCs w:val="20"/>
        </w:rPr>
        <w:instrText xml:space="preserve"> HYPERLINK "https://doi.org/10.1029/2010jg001521" \h </w:instrText>
      </w:r>
      <w:r>
        <w:rPr>
          <w:rFonts w:hint="default" w:ascii="Arial" w:hAnsi="Arial" w:cs="Arial"/>
          <w:sz w:val="20"/>
          <w:szCs w:val="20"/>
        </w:rPr>
        <w:fldChar w:fldCharType="separate"/>
      </w:r>
      <w:r>
        <w:rPr>
          <w:rStyle w:val="24"/>
          <w:rFonts w:hint="default" w:ascii="Arial" w:hAnsi="Arial" w:cs="Arial"/>
          <w:sz w:val="20"/>
          <w:szCs w:val="20"/>
        </w:rPr>
        <w:t>https://doi.org/10.1029/2010jg001521</w:t>
      </w:r>
      <w:r>
        <w:rPr>
          <w:rStyle w:val="24"/>
          <w:rFonts w:hint="default" w:ascii="Arial" w:hAnsi="Arial" w:cs="Arial"/>
          <w:sz w:val="20"/>
          <w:szCs w:val="20"/>
        </w:rPr>
        <w:fldChar w:fldCharType="end"/>
      </w:r>
    </w:p>
    <w:bookmarkEnd w:id="45"/>
    <w:p>
      <w:pPr>
        <w:pStyle w:val="33"/>
        <w:jc w:val="both"/>
        <w:rPr>
          <w:rFonts w:hint="default" w:ascii="Arial" w:hAnsi="Arial" w:cs="Arial"/>
          <w:sz w:val="20"/>
          <w:szCs w:val="20"/>
          <w:lang w:val="es-ES"/>
        </w:rPr>
      </w:pPr>
      <w:bookmarkStart w:id="46" w:name="ref-Li2025"/>
      <w:r>
        <w:rPr>
          <w:rFonts w:hint="default" w:ascii="Arial" w:hAnsi="Arial" w:cs="Arial"/>
          <w:sz w:val="20"/>
          <w:szCs w:val="20"/>
        </w:rPr>
        <w:t xml:space="preserve">Li, H., Han, C., Yang, Y., &amp; Chen, R. (2025). Advances and challenges in dew research on land surface: A review. </w:t>
      </w:r>
      <w:r>
        <w:rPr>
          <w:rFonts w:hint="default" w:ascii="Arial" w:hAnsi="Arial" w:cs="Arial"/>
          <w:i/>
          <w:iCs/>
          <w:sz w:val="20"/>
          <w:szCs w:val="20"/>
          <w:lang w:val="es-ES"/>
        </w:rPr>
        <w:t>Hydrology</w:t>
      </w:r>
      <w:r>
        <w:rPr>
          <w:rFonts w:hint="default" w:ascii="Arial" w:hAnsi="Arial" w:cs="Arial"/>
          <w:sz w:val="20"/>
          <w:szCs w:val="20"/>
          <w:lang w:val="es-ES"/>
        </w:rPr>
        <w:t xml:space="preserve">, </w:t>
      </w:r>
      <w:r>
        <w:rPr>
          <w:rFonts w:hint="default" w:ascii="Arial" w:hAnsi="Arial" w:cs="Arial"/>
          <w:i/>
          <w:iCs/>
          <w:sz w:val="20"/>
          <w:szCs w:val="20"/>
          <w:lang w:val="es-ES"/>
        </w:rPr>
        <w:t>12</w:t>
      </w:r>
      <w:r>
        <w:rPr>
          <w:rFonts w:hint="default" w:ascii="Arial" w:hAnsi="Arial" w:cs="Arial"/>
          <w:sz w:val="20"/>
          <w:szCs w:val="20"/>
          <w:lang w:val="es-ES"/>
        </w:rPr>
        <w:t xml:space="preserve">(12), 320. </w:t>
      </w:r>
      <w:r>
        <w:rPr>
          <w:rFonts w:hint="default" w:ascii="Arial" w:hAnsi="Arial" w:cs="Arial"/>
          <w:sz w:val="20"/>
          <w:szCs w:val="20"/>
        </w:rPr>
        <w:fldChar w:fldCharType="begin"/>
      </w:r>
      <w:r>
        <w:rPr>
          <w:rFonts w:hint="default" w:ascii="Arial" w:hAnsi="Arial" w:cs="Arial"/>
          <w:sz w:val="20"/>
          <w:szCs w:val="20"/>
        </w:rPr>
        <w:instrText xml:space="preserve"> HYPERLINK "https://doi.org/10.3390/hydrology12120320" \h </w:instrText>
      </w:r>
      <w:r>
        <w:rPr>
          <w:rFonts w:hint="default" w:ascii="Arial" w:hAnsi="Arial" w:cs="Arial"/>
          <w:sz w:val="20"/>
          <w:szCs w:val="20"/>
        </w:rPr>
        <w:fldChar w:fldCharType="separate"/>
      </w:r>
      <w:r>
        <w:rPr>
          <w:rStyle w:val="24"/>
          <w:rFonts w:hint="default" w:ascii="Arial" w:hAnsi="Arial" w:cs="Arial"/>
          <w:sz w:val="20"/>
          <w:szCs w:val="20"/>
          <w:lang w:val="es-ES"/>
        </w:rPr>
        <w:t>https://doi.org/10.3390/hydrology12120320</w:t>
      </w:r>
      <w:r>
        <w:rPr>
          <w:rStyle w:val="24"/>
          <w:rFonts w:hint="default" w:ascii="Arial" w:hAnsi="Arial" w:cs="Arial"/>
          <w:sz w:val="20"/>
          <w:szCs w:val="20"/>
          <w:lang w:val="es-ES"/>
        </w:rPr>
        <w:fldChar w:fldCharType="end"/>
      </w:r>
    </w:p>
    <w:bookmarkEnd w:id="46"/>
    <w:p>
      <w:pPr>
        <w:pStyle w:val="33"/>
        <w:jc w:val="both"/>
        <w:rPr>
          <w:rFonts w:hint="default" w:ascii="Arial" w:hAnsi="Arial" w:cs="Arial"/>
          <w:sz w:val="20"/>
          <w:szCs w:val="20"/>
          <w:lang w:val="es-ES"/>
        </w:rPr>
      </w:pPr>
      <w:bookmarkStart w:id="47" w:name="ref-LobosRoco2018"/>
      <w:r>
        <w:rPr>
          <w:rFonts w:hint="default" w:ascii="Arial" w:hAnsi="Arial" w:cs="Arial"/>
          <w:sz w:val="20"/>
          <w:szCs w:val="20"/>
          <w:lang w:val="es-ES"/>
        </w:rPr>
        <w:t xml:space="preserve">Lobos Roco, F., Vilà-Guerau de Arellano, J., &amp; Pedruzo-Bagazgoitia, X. (2018). </w:t>
      </w:r>
      <w:r>
        <w:rPr>
          <w:rFonts w:hint="default" w:ascii="Arial" w:hAnsi="Arial" w:cs="Arial"/>
          <w:sz w:val="20"/>
          <w:szCs w:val="20"/>
        </w:rPr>
        <w:t xml:space="preserve">Characterizing the influence of the marine stratocumulus cloud on the land fog at the atacama desert. </w:t>
      </w:r>
      <w:r>
        <w:rPr>
          <w:rFonts w:hint="default" w:ascii="Arial" w:hAnsi="Arial" w:cs="Arial"/>
          <w:i/>
          <w:iCs/>
          <w:sz w:val="20"/>
          <w:szCs w:val="20"/>
          <w:lang w:val="es-ES"/>
        </w:rPr>
        <w:t>Atmospheric Research</w:t>
      </w:r>
      <w:r>
        <w:rPr>
          <w:rFonts w:hint="default" w:ascii="Arial" w:hAnsi="Arial" w:cs="Arial"/>
          <w:sz w:val="20"/>
          <w:szCs w:val="20"/>
          <w:lang w:val="es-ES"/>
        </w:rPr>
        <w:t xml:space="preserve">, </w:t>
      </w:r>
      <w:r>
        <w:rPr>
          <w:rFonts w:hint="default" w:ascii="Arial" w:hAnsi="Arial" w:cs="Arial"/>
          <w:i/>
          <w:iCs/>
          <w:sz w:val="20"/>
          <w:szCs w:val="20"/>
          <w:lang w:val="es-ES"/>
        </w:rPr>
        <w:t>214</w:t>
      </w:r>
      <w:r>
        <w:rPr>
          <w:rFonts w:hint="default" w:ascii="Arial" w:hAnsi="Arial" w:cs="Arial"/>
          <w:sz w:val="20"/>
          <w:szCs w:val="20"/>
          <w:lang w:val="es-ES"/>
        </w:rPr>
        <w:t xml:space="preserve">, 109–120. </w:t>
      </w:r>
      <w:r>
        <w:rPr>
          <w:rFonts w:hint="default" w:ascii="Arial" w:hAnsi="Arial" w:cs="Arial"/>
          <w:sz w:val="20"/>
          <w:szCs w:val="20"/>
        </w:rPr>
        <w:fldChar w:fldCharType="begin"/>
      </w:r>
      <w:r>
        <w:rPr>
          <w:rFonts w:hint="default" w:ascii="Arial" w:hAnsi="Arial" w:cs="Arial"/>
          <w:sz w:val="20"/>
          <w:szCs w:val="20"/>
        </w:rPr>
        <w:instrText xml:space="preserve"> HYPERLINK "https://doi.org/10.1016/j.atmosres.2018.07.009" \h </w:instrText>
      </w:r>
      <w:r>
        <w:rPr>
          <w:rFonts w:hint="default" w:ascii="Arial" w:hAnsi="Arial" w:cs="Arial"/>
          <w:sz w:val="20"/>
          <w:szCs w:val="20"/>
        </w:rPr>
        <w:fldChar w:fldCharType="separate"/>
      </w:r>
      <w:r>
        <w:rPr>
          <w:rStyle w:val="24"/>
          <w:rFonts w:hint="default" w:ascii="Arial" w:hAnsi="Arial" w:cs="Arial"/>
          <w:sz w:val="20"/>
          <w:szCs w:val="20"/>
          <w:lang w:val="es-ES"/>
        </w:rPr>
        <w:t>https://doi.org/10.1016/j.atmosres.2018.07.009</w:t>
      </w:r>
      <w:r>
        <w:rPr>
          <w:rStyle w:val="24"/>
          <w:rFonts w:hint="default" w:ascii="Arial" w:hAnsi="Arial" w:cs="Arial"/>
          <w:sz w:val="20"/>
          <w:szCs w:val="20"/>
          <w:lang w:val="es-ES"/>
        </w:rPr>
        <w:fldChar w:fldCharType="end"/>
      </w:r>
    </w:p>
    <w:bookmarkEnd w:id="47"/>
    <w:p>
      <w:pPr>
        <w:pStyle w:val="33"/>
        <w:jc w:val="both"/>
        <w:rPr>
          <w:rFonts w:hint="default" w:ascii="Arial" w:hAnsi="Arial" w:cs="Arial"/>
          <w:sz w:val="20"/>
          <w:szCs w:val="20"/>
        </w:rPr>
      </w:pPr>
      <w:bookmarkStart w:id="48" w:name="ref-LobosRoco2024"/>
      <w:r>
        <w:rPr>
          <w:rFonts w:hint="default" w:ascii="Arial" w:hAnsi="Arial" w:cs="Arial"/>
          <w:sz w:val="20"/>
          <w:szCs w:val="20"/>
          <w:lang w:val="es-ES"/>
        </w:rPr>
        <w:t xml:space="preserve">Lobos-Roco, F., Suárez, F., Aguirre-Correa, F., Keim, K., Aguirre, I., Vargas, C., Abarca, F., Ramírez, C., Escobar, R., Osses, P., &amp; Río, C. del. </w:t>
      </w:r>
      <w:r>
        <w:rPr>
          <w:rFonts w:hint="default" w:ascii="Arial" w:hAnsi="Arial" w:cs="Arial"/>
          <w:sz w:val="20"/>
          <w:szCs w:val="20"/>
        </w:rPr>
        <w:t xml:space="preserve">(2024). Understanding inland fog and dew dynamics for assessing potential non-rainfall water use in the atacama. </w:t>
      </w:r>
      <w:r>
        <w:rPr>
          <w:rFonts w:hint="default" w:ascii="Arial" w:hAnsi="Arial" w:cs="Arial"/>
          <w:i/>
          <w:iCs/>
          <w:sz w:val="20"/>
          <w:szCs w:val="20"/>
        </w:rPr>
        <w:t>Journal of Arid Environments</w:t>
      </w:r>
      <w:r>
        <w:rPr>
          <w:rFonts w:hint="default" w:ascii="Arial" w:hAnsi="Arial" w:cs="Arial"/>
          <w:sz w:val="20"/>
          <w:szCs w:val="20"/>
        </w:rPr>
        <w:t xml:space="preserve">, </w:t>
      </w:r>
      <w:r>
        <w:rPr>
          <w:rFonts w:hint="default" w:ascii="Arial" w:hAnsi="Arial" w:cs="Arial"/>
          <w:i/>
          <w:iCs/>
          <w:sz w:val="20"/>
          <w:szCs w:val="20"/>
        </w:rPr>
        <w:t>221</w:t>
      </w:r>
      <w:r>
        <w:rPr>
          <w:rFonts w:hint="default" w:ascii="Arial" w:hAnsi="Arial" w:cs="Arial"/>
          <w:sz w:val="20"/>
          <w:szCs w:val="20"/>
        </w:rPr>
        <w:t xml:space="preserve">, 105125. </w:t>
      </w:r>
      <w:r>
        <w:rPr>
          <w:rFonts w:hint="default" w:ascii="Arial" w:hAnsi="Arial" w:cs="Arial"/>
          <w:sz w:val="20"/>
          <w:szCs w:val="20"/>
        </w:rPr>
        <w:fldChar w:fldCharType="begin"/>
      </w:r>
      <w:r>
        <w:rPr>
          <w:rFonts w:hint="default" w:ascii="Arial" w:hAnsi="Arial" w:cs="Arial"/>
          <w:sz w:val="20"/>
          <w:szCs w:val="20"/>
        </w:rPr>
        <w:instrText xml:space="preserve"> HYPERLINK "https://doi.org/10.1016/j.jaridenv.2024.105125" \h </w:instrText>
      </w:r>
      <w:r>
        <w:rPr>
          <w:rFonts w:hint="default" w:ascii="Arial" w:hAnsi="Arial" w:cs="Arial"/>
          <w:sz w:val="20"/>
          <w:szCs w:val="20"/>
        </w:rPr>
        <w:fldChar w:fldCharType="separate"/>
      </w:r>
      <w:r>
        <w:rPr>
          <w:rStyle w:val="24"/>
          <w:rFonts w:hint="default" w:ascii="Arial" w:hAnsi="Arial" w:cs="Arial"/>
          <w:sz w:val="20"/>
          <w:szCs w:val="20"/>
        </w:rPr>
        <w:t>https://doi.org/10.1016/j.jaridenv.2024.105125</w:t>
      </w:r>
      <w:r>
        <w:rPr>
          <w:rStyle w:val="24"/>
          <w:rFonts w:hint="default" w:ascii="Arial" w:hAnsi="Arial" w:cs="Arial"/>
          <w:sz w:val="20"/>
          <w:szCs w:val="20"/>
        </w:rPr>
        <w:fldChar w:fldCharType="end"/>
      </w:r>
    </w:p>
    <w:bookmarkEnd w:id="48"/>
    <w:p>
      <w:pPr>
        <w:pStyle w:val="33"/>
        <w:jc w:val="both"/>
        <w:rPr>
          <w:rFonts w:hint="default" w:ascii="Arial" w:hAnsi="Arial" w:cs="Arial"/>
          <w:sz w:val="20"/>
          <w:szCs w:val="20"/>
        </w:rPr>
      </w:pPr>
      <w:bookmarkStart w:id="49" w:name="ref-Malik2023"/>
      <w:r>
        <w:rPr>
          <w:rFonts w:hint="default" w:ascii="Arial" w:hAnsi="Arial" w:cs="Arial"/>
          <w:sz w:val="20"/>
          <w:szCs w:val="20"/>
        </w:rPr>
        <w:t xml:space="preserve">Malik, T., Gethin, D., Boy, F., Davies, G., &amp; Parker, A. (2023). Re-engineering dew-harvesting cactus macrostructures to enhance water collection as an adaptive climate change strategy: An experimental comparison. </w:t>
      </w:r>
      <w:r>
        <w:rPr>
          <w:rFonts w:hint="default" w:ascii="Arial" w:hAnsi="Arial" w:cs="Arial"/>
          <w:i/>
          <w:iCs/>
          <w:sz w:val="20"/>
          <w:szCs w:val="20"/>
        </w:rPr>
        <w:t>Atmosphere</w:t>
      </w:r>
      <w:r>
        <w:rPr>
          <w:rFonts w:hint="default" w:ascii="Arial" w:hAnsi="Arial" w:cs="Arial"/>
          <w:sz w:val="20"/>
          <w:szCs w:val="20"/>
        </w:rPr>
        <w:t xml:space="preserve">, </w:t>
      </w:r>
      <w:r>
        <w:rPr>
          <w:rFonts w:hint="default" w:ascii="Arial" w:hAnsi="Arial" w:cs="Arial"/>
          <w:i/>
          <w:iCs/>
          <w:sz w:val="20"/>
          <w:szCs w:val="20"/>
        </w:rPr>
        <w:t>14</w:t>
      </w:r>
      <w:r>
        <w:rPr>
          <w:rFonts w:hint="default" w:ascii="Arial" w:hAnsi="Arial" w:cs="Arial"/>
          <w:sz w:val="20"/>
          <w:szCs w:val="20"/>
        </w:rPr>
        <w:t xml:space="preserve">(12), 1736. </w:t>
      </w:r>
      <w:r>
        <w:rPr>
          <w:rFonts w:hint="default" w:ascii="Arial" w:hAnsi="Arial" w:cs="Arial"/>
          <w:sz w:val="20"/>
          <w:szCs w:val="20"/>
        </w:rPr>
        <w:fldChar w:fldCharType="begin"/>
      </w:r>
      <w:r>
        <w:rPr>
          <w:rFonts w:hint="default" w:ascii="Arial" w:hAnsi="Arial" w:cs="Arial"/>
          <w:sz w:val="20"/>
          <w:szCs w:val="20"/>
        </w:rPr>
        <w:instrText xml:space="preserve"> HYPERLINK "https://doi.org/10.3390/atmos14121736" \h </w:instrText>
      </w:r>
      <w:r>
        <w:rPr>
          <w:rFonts w:hint="default" w:ascii="Arial" w:hAnsi="Arial" w:cs="Arial"/>
          <w:sz w:val="20"/>
          <w:szCs w:val="20"/>
        </w:rPr>
        <w:fldChar w:fldCharType="separate"/>
      </w:r>
      <w:r>
        <w:rPr>
          <w:rStyle w:val="24"/>
          <w:rFonts w:hint="default" w:ascii="Arial" w:hAnsi="Arial" w:cs="Arial"/>
          <w:sz w:val="20"/>
          <w:szCs w:val="20"/>
        </w:rPr>
        <w:t>https://doi.org/10.3390/atmos14121736</w:t>
      </w:r>
      <w:r>
        <w:rPr>
          <w:rStyle w:val="24"/>
          <w:rFonts w:hint="default" w:ascii="Arial" w:hAnsi="Arial" w:cs="Arial"/>
          <w:sz w:val="20"/>
          <w:szCs w:val="20"/>
        </w:rPr>
        <w:fldChar w:fldCharType="end"/>
      </w:r>
    </w:p>
    <w:bookmarkEnd w:id="49"/>
    <w:p>
      <w:pPr>
        <w:pStyle w:val="33"/>
        <w:jc w:val="both"/>
        <w:rPr>
          <w:rFonts w:hint="default" w:ascii="Arial" w:hAnsi="Arial" w:cs="Arial"/>
          <w:sz w:val="20"/>
          <w:szCs w:val="20"/>
          <w:lang w:val="es-ES"/>
        </w:rPr>
      </w:pPr>
      <w:bookmarkStart w:id="50" w:name="ref-Monteith1957"/>
      <w:r>
        <w:rPr>
          <w:rFonts w:hint="default" w:ascii="Arial" w:hAnsi="Arial" w:cs="Arial"/>
          <w:sz w:val="20"/>
          <w:szCs w:val="20"/>
        </w:rPr>
        <w:t xml:space="preserve">Monteith, J. L. (1957). Dew. </w:t>
      </w:r>
      <w:r>
        <w:rPr>
          <w:rFonts w:hint="default" w:ascii="Arial" w:hAnsi="Arial" w:cs="Arial"/>
          <w:i/>
          <w:iCs/>
          <w:sz w:val="20"/>
          <w:szCs w:val="20"/>
        </w:rPr>
        <w:t>Quarterly Journal of the Royal Meteorological Society</w:t>
      </w:r>
      <w:r>
        <w:rPr>
          <w:rFonts w:hint="default" w:ascii="Arial" w:hAnsi="Arial" w:cs="Arial"/>
          <w:sz w:val="20"/>
          <w:szCs w:val="20"/>
        </w:rPr>
        <w:t xml:space="preserve">, </w:t>
      </w:r>
      <w:r>
        <w:rPr>
          <w:rFonts w:hint="default" w:ascii="Arial" w:hAnsi="Arial" w:cs="Arial"/>
          <w:i/>
          <w:iCs/>
          <w:sz w:val="20"/>
          <w:szCs w:val="20"/>
        </w:rPr>
        <w:t>83</w:t>
      </w:r>
      <w:r>
        <w:rPr>
          <w:rFonts w:hint="default" w:ascii="Arial" w:hAnsi="Arial" w:cs="Arial"/>
          <w:sz w:val="20"/>
          <w:szCs w:val="20"/>
        </w:rPr>
        <w:t xml:space="preserve">(357), 322–341. </w:t>
      </w:r>
      <w:r>
        <w:rPr>
          <w:rFonts w:hint="default" w:ascii="Arial" w:hAnsi="Arial" w:cs="Arial"/>
          <w:sz w:val="20"/>
          <w:szCs w:val="20"/>
        </w:rPr>
        <w:fldChar w:fldCharType="begin"/>
      </w:r>
      <w:r>
        <w:rPr>
          <w:rFonts w:hint="default" w:ascii="Arial" w:hAnsi="Arial" w:cs="Arial"/>
          <w:sz w:val="20"/>
          <w:szCs w:val="20"/>
        </w:rPr>
        <w:instrText xml:space="preserve"> HYPERLINK "https://doi.org/10.1002/qj.49708335706" \h </w:instrText>
      </w:r>
      <w:r>
        <w:rPr>
          <w:rFonts w:hint="default" w:ascii="Arial" w:hAnsi="Arial" w:cs="Arial"/>
          <w:sz w:val="20"/>
          <w:szCs w:val="20"/>
        </w:rPr>
        <w:fldChar w:fldCharType="separate"/>
      </w:r>
      <w:r>
        <w:rPr>
          <w:rStyle w:val="24"/>
          <w:rFonts w:hint="default" w:ascii="Arial" w:hAnsi="Arial" w:cs="Arial"/>
          <w:sz w:val="20"/>
          <w:szCs w:val="20"/>
          <w:lang w:val="es-ES"/>
        </w:rPr>
        <w:t>https://doi.org/10.1002/qj.49708335706</w:t>
      </w:r>
      <w:r>
        <w:rPr>
          <w:rStyle w:val="24"/>
          <w:rFonts w:hint="default" w:ascii="Arial" w:hAnsi="Arial" w:cs="Arial"/>
          <w:sz w:val="20"/>
          <w:szCs w:val="20"/>
          <w:lang w:val="es-ES"/>
        </w:rPr>
        <w:fldChar w:fldCharType="end"/>
      </w:r>
    </w:p>
    <w:bookmarkEnd w:id="50"/>
    <w:p>
      <w:pPr>
        <w:pStyle w:val="33"/>
        <w:jc w:val="both"/>
        <w:rPr>
          <w:rFonts w:hint="default" w:ascii="Arial" w:hAnsi="Arial" w:cs="Arial"/>
          <w:sz w:val="20"/>
          <w:szCs w:val="20"/>
        </w:rPr>
      </w:pPr>
      <w:bookmarkStart w:id="51" w:name="ref-MunozNarbona2026"/>
      <w:r>
        <w:rPr>
          <w:rFonts w:hint="default" w:ascii="Arial" w:hAnsi="Arial" w:cs="Arial"/>
          <w:sz w:val="20"/>
          <w:szCs w:val="20"/>
          <w:lang w:val="es-ES"/>
        </w:rPr>
        <w:t xml:space="preserve">Muñoz-Narbona, F., Lobos-Roco, F., Del Río, C., &amp; Acevedo, S. (2026). </w:t>
      </w:r>
      <w:r>
        <w:rPr>
          <w:rFonts w:hint="default" w:ascii="Arial" w:hAnsi="Arial" w:cs="Arial"/>
          <w:i/>
          <w:iCs/>
          <w:sz w:val="20"/>
          <w:szCs w:val="20"/>
        </w:rPr>
        <w:t>Thermodynamic characterization of fog and dew in the Atacama coastal desert</w:t>
      </w:r>
      <w:r>
        <w:rPr>
          <w:rFonts w:hint="default" w:ascii="Arial" w:hAnsi="Arial" w:cs="Arial"/>
          <w:sz w:val="20"/>
          <w:szCs w:val="20"/>
        </w:rPr>
        <w:t xml:space="preserve"> (Version v1.0.0) [Computer software]. Zenodo. </w:t>
      </w:r>
      <w:r>
        <w:rPr>
          <w:rFonts w:hint="default" w:ascii="Arial" w:hAnsi="Arial" w:cs="Arial"/>
          <w:sz w:val="20"/>
          <w:szCs w:val="20"/>
        </w:rPr>
        <w:fldChar w:fldCharType="begin"/>
      </w:r>
      <w:r>
        <w:rPr>
          <w:rFonts w:hint="default" w:ascii="Arial" w:hAnsi="Arial" w:cs="Arial"/>
          <w:sz w:val="20"/>
          <w:szCs w:val="20"/>
        </w:rPr>
        <w:instrText xml:space="preserve"> HYPERLINK "https://doi.org/10.5281/zenodo.21826557" \h </w:instrText>
      </w:r>
      <w:r>
        <w:rPr>
          <w:rFonts w:hint="default" w:ascii="Arial" w:hAnsi="Arial" w:cs="Arial"/>
          <w:sz w:val="20"/>
          <w:szCs w:val="20"/>
        </w:rPr>
        <w:fldChar w:fldCharType="separate"/>
      </w:r>
      <w:r>
        <w:rPr>
          <w:rStyle w:val="24"/>
          <w:rFonts w:hint="default" w:ascii="Arial" w:hAnsi="Arial" w:cs="Arial"/>
          <w:sz w:val="20"/>
          <w:szCs w:val="20"/>
        </w:rPr>
        <w:t>https://doi.org/10.5281/zenodo.21826557</w:t>
      </w:r>
      <w:r>
        <w:rPr>
          <w:rStyle w:val="24"/>
          <w:rFonts w:hint="default" w:ascii="Arial" w:hAnsi="Arial" w:cs="Arial"/>
          <w:sz w:val="20"/>
          <w:szCs w:val="20"/>
        </w:rPr>
        <w:fldChar w:fldCharType="end"/>
      </w:r>
    </w:p>
    <w:bookmarkEnd w:id="51"/>
    <w:p>
      <w:pPr>
        <w:pStyle w:val="33"/>
        <w:jc w:val="both"/>
        <w:rPr>
          <w:rFonts w:hint="default" w:ascii="Arial" w:hAnsi="Arial" w:cs="Arial"/>
          <w:sz w:val="20"/>
          <w:szCs w:val="20"/>
        </w:rPr>
      </w:pPr>
      <w:bookmarkStart w:id="52" w:name="ref-Muselli2002"/>
      <w:r>
        <w:rPr>
          <w:rFonts w:hint="default" w:ascii="Arial" w:hAnsi="Arial" w:cs="Arial"/>
          <w:sz w:val="20"/>
          <w:szCs w:val="20"/>
        </w:rPr>
        <w:t xml:space="preserve">Muselli, M., Beysens, D., Marcillat, J., Milimouk, I., Nilsson, T., &amp; Louche, A. (2002). Dew water collector for potable water in ajaccio (corsica island, france). </w:t>
      </w:r>
      <w:r>
        <w:rPr>
          <w:rFonts w:hint="default" w:ascii="Arial" w:hAnsi="Arial" w:cs="Arial"/>
          <w:i/>
          <w:iCs/>
          <w:sz w:val="20"/>
          <w:szCs w:val="20"/>
        </w:rPr>
        <w:t>Atmospheric Research</w:t>
      </w:r>
      <w:r>
        <w:rPr>
          <w:rFonts w:hint="default" w:ascii="Arial" w:hAnsi="Arial" w:cs="Arial"/>
          <w:sz w:val="20"/>
          <w:szCs w:val="20"/>
        </w:rPr>
        <w:t xml:space="preserve">, </w:t>
      </w:r>
      <w:r>
        <w:rPr>
          <w:rFonts w:hint="default" w:ascii="Arial" w:hAnsi="Arial" w:cs="Arial"/>
          <w:i/>
          <w:iCs/>
          <w:sz w:val="20"/>
          <w:szCs w:val="20"/>
        </w:rPr>
        <w:t>64</w:t>
      </w:r>
      <w:r>
        <w:rPr>
          <w:rFonts w:hint="default" w:ascii="Arial" w:hAnsi="Arial" w:cs="Arial"/>
          <w:sz w:val="20"/>
          <w:szCs w:val="20"/>
        </w:rPr>
        <w:t xml:space="preserve">(1-4), 297–312. </w:t>
      </w:r>
      <w:r>
        <w:rPr>
          <w:rFonts w:hint="default" w:ascii="Arial" w:hAnsi="Arial" w:cs="Arial"/>
          <w:sz w:val="20"/>
          <w:szCs w:val="20"/>
        </w:rPr>
        <w:fldChar w:fldCharType="begin"/>
      </w:r>
      <w:r>
        <w:rPr>
          <w:rFonts w:hint="default" w:ascii="Arial" w:hAnsi="Arial" w:cs="Arial"/>
          <w:sz w:val="20"/>
          <w:szCs w:val="20"/>
        </w:rPr>
        <w:instrText xml:space="preserve"> HYPERLINK "https://doi.org/10.1016/s0169-8095(02)00100-x" \h </w:instrText>
      </w:r>
      <w:r>
        <w:rPr>
          <w:rFonts w:hint="default" w:ascii="Arial" w:hAnsi="Arial" w:cs="Arial"/>
          <w:sz w:val="20"/>
          <w:szCs w:val="20"/>
        </w:rPr>
        <w:fldChar w:fldCharType="separate"/>
      </w:r>
      <w:r>
        <w:rPr>
          <w:rStyle w:val="24"/>
          <w:rFonts w:hint="default" w:ascii="Arial" w:hAnsi="Arial" w:cs="Arial"/>
          <w:sz w:val="20"/>
          <w:szCs w:val="20"/>
        </w:rPr>
        <w:t>https://doi.org/10.1016/s0169-8095(02)00100-x</w:t>
      </w:r>
      <w:r>
        <w:rPr>
          <w:rStyle w:val="24"/>
          <w:rFonts w:hint="default" w:ascii="Arial" w:hAnsi="Arial" w:cs="Arial"/>
          <w:sz w:val="20"/>
          <w:szCs w:val="20"/>
        </w:rPr>
        <w:fldChar w:fldCharType="end"/>
      </w:r>
    </w:p>
    <w:bookmarkEnd w:id="52"/>
    <w:p>
      <w:pPr>
        <w:pStyle w:val="33"/>
        <w:jc w:val="both"/>
        <w:rPr>
          <w:rFonts w:hint="default" w:ascii="Arial" w:hAnsi="Arial" w:cs="Arial"/>
          <w:sz w:val="20"/>
          <w:szCs w:val="20"/>
        </w:rPr>
      </w:pPr>
      <w:bookmarkStart w:id="53" w:name="ref-Pinto2006"/>
      <w:r>
        <w:rPr>
          <w:rFonts w:hint="default" w:ascii="Arial" w:hAnsi="Arial" w:cs="Arial"/>
          <w:sz w:val="20"/>
          <w:szCs w:val="20"/>
        </w:rPr>
        <w:t xml:space="preserve">Pinto, R., Barría, I., &amp; Marquet, P. A. (2006). Geographical distribution of tillandsia lomas in the atacama desert, northern chile. </w:t>
      </w:r>
      <w:r>
        <w:rPr>
          <w:rFonts w:hint="default" w:ascii="Arial" w:hAnsi="Arial" w:cs="Arial"/>
          <w:i/>
          <w:iCs/>
          <w:sz w:val="20"/>
          <w:szCs w:val="20"/>
        </w:rPr>
        <w:t>Journal of Arid Environments</w:t>
      </w:r>
      <w:r>
        <w:rPr>
          <w:rFonts w:hint="default" w:ascii="Arial" w:hAnsi="Arial" w:cs="Arial"/>
          <w:sz w:val="20"/>
          <w:szCs w:val="20"/>
        </w:rPr>
        <w:t xml:space="preserve">, </w:t>
      </w:r>
      <w:r>
        <w:rPr>
          <w:rFonts w:hint="default" w:ascii="Arial" w:hAnsi="Arial" w:cs="Arial"/>
          <w:i/>
          <w:iCs/>
          <w:sz w:val="20"/>
          <w:szCs w:val="20"/>
        </w:rPr>
        <w:t>65</w:t>
      </w:r>
      <w:r>
        <w:rPr>
          <w:rFonts w:hint="default" w:ascii="Arial" w:hAnsi="Arial" w:cs="Arial"/>
          <w:sz w:val="20"/>
          <w:szCs w:val="20"/>
        </w:rPr>
        <w:t xml:space="preserve">(4), 543–552. </w:t>
      </w:r>
      <w:r>
        <w:rPr>
          <w:rFonts w:hint="default" w:ascii="Arial" w:hAnsi="Arial" w:cs="Arial"/>
          <w:sz w:val="20"/>
          <w:szCs w:val="20"/>
        </w:rPr>
        <w:fldChar w:fldCharType="begin"/>
      </w:r>
      <w:r>
        <w:rPr>
          <w:rFonts w:hint="default" w:ascii="Arial" w:hAnsi="Arial" w:cs="Arial"/>
          <w:sz w:val="20"/>
          <w:szCs w:val="20"/>
        </w:rPr>
        <w:instrText xml:space="preserve"> HYPERLINK "https://doi.org/10.1016/j.jaridenv.2005.08.015" \h </w:instrText>
      </w:r>
      <w:r>
        <w:rPr>
          <w:rFonts w:hint="default" w:ascii="Arial" w:hAnsi="Arial" w:cs="Arial"/>
          <w:sz w:val="20"/>
          <w:szCs w:val="20"/>
        </w:rPr>
        <w:fldChar w:fldCharType="separate"/>
      </w:r>
      <w:r>
        <w:rPr>
          <w:rStyle w:val="24"/>
          <w:rFonts w:hint="default" w:ascii="Arial" w:hAnsi="Arial" w:cs="Arial"/>
          <w:sz w:val="20"/>
          <w:szCs w:val="20"/>
        </w:rPr>
        <w:t>https://doi.org/10.1016/j.jaridenv.2005.08.015</w:t>
      </w:r>
      <w:r>
        <w:rPr>
          <w:rStyle w:val="24"/>
          <w:rFonts w:hint="default" w:ascii="Arial" w:hAnsi="Arial" w:cs="Arial"/>
          <w:sz w:val="20"/>
          <w:szCs w:val="20"/>
        </w:rPr>
        <w:fldChar w:fldCharType="end"/>
      </w:r>
    </w:p>
    <w:bookmarkEnd w:id="53"/>
    <w:p>
      <w:pPr>
        <w:pStyle w:val="33"/>
        <w:jc w:val="both"/>
        <w:rPr>
          <w:rFonts w:hint="default" w:ascii="Arial" w:hAnsi="Arial" w:cs="Arial"/>
          <w:sz w:val="20"/>
          <w:szCs w:val="20"/>
        </w:rPr>
      </w:pPr>
      <w:bookmarkStart w:id="54" w:name="ref-delRo2021b"/>
      <w:r>
        <w:rPr>
          <w:rFonts w:hint="default" w:ascii="Arial" w:hAnsi="Arial" w:cs="Arial"/>
          <w:sz w:val="20"/>
          <w:szCs w:val="20"/>
        </w:rPr>
        <w:t xml:space="preserve">Río, C. del, Lobos-Roco, F., Latorre, C., Koch, M. A., García, J.-L., Osses, P., Lambert, F., Alfaro, F., &amp; Siegmund, A. (2021). Spatial distribution and interannual variability of coastal fog and low clouds cover in the hyperarid atacama desert and implications for past and present tillandsia landbeckii ecosystems. </w:t>
      </w:r>
      <w:r>
        <w:rPr>
          <w:rFonts w:hint="default" w:ascii="Arial" w:hAnsi="Arial" w:cs="Arial"/>
          <w:i/>
          <w:iCs/>
          <w:sz w:val="20"/>
          <w:szCs w:val="20"/>
        </w:rPr>
        <w:t>Plant Systematics and Evolution</w:t>
      </w:r>
      <w:r>
        <w:rPr>
          <w:rFonts w:hint="default" w:ascii="Arial" w:hAnsi="Arial" w:cs="Arial"/>
          <w:sz w:val="20"/>
          <w:szCs w:val="20"/>
        </w:rPr>
        <w:t xml:space="preserve">, </w:t>
      </w:r>
      <w:r>
        <w:rPr>
          <w:rFonts w:hint="default" w:ascii="Arial" w:hAnsi="Arial" w:cs="Arial"/>
          <w:i/>
          <w:iCs/>
          <w:sz w:val="20"/>
          <w:szCs w:val="20"/>
        </w:rPr>
        <w:t>307</w:t>
      </w:r>
      <w:r>
        <w:rPr>
          <w:rFonts w:hint="default" w:ascii="Arial" w:hAnsi="Arial" w:cs="Arial"/>
          <w:sz w:val="20"/>
          <w:szCs w:val="20"/>
        </w:rPr>
        <w:t xml:space="preserve">(5). </w:t>
      </w:r>
      <w:r>
        <w:rPr>
          <w:rFonts w:hint="default" w:ascii="Arial" w:hAnsi="Arial" w:cs="Arial"/>
          <w:sz w:val="20"/>
          <w:szCs w:val="20"/>
        </w:rPr>
        <w:fldChar w:fldCharType="begin"/>
      </w:r>
      <w:r>
        <w:rPr>
          <w:rFonts w:hint="default" w:ascii="Arial" w:hAnsi="Arial" w:cs="Arial"/>
          <w:sz w:val="20"/>
          <w:szCs w:val="20"/>
        </w:rPr>
        <w:instrText xml:space="preserve"> HYPERLINK "https://doi.org/10.1007/s00606-021-01782-z" \h </w:instrText>
      </w:r>
      <w:r>
        <w:rPr>
          <w:rFonts w:hint="default" w:ascii="Arial" w:hAnsi="Arial" w:cs="Arial"/>
          <w:sz w:val="20"/>
          <w:szCs w:val="20"/>
        </w:rPr>
        <w:fldChar w:fldCharType="separate"/>
      </w:r>
      <w:r>
        <w:rPr>
          <w:rStyle w:val="24"/>
          <w:rFonts w:hint="default" w:ascii="Arial" w:hAnsi="Arial" w:cs="Arial"/>
          <w:sz w:val="20"/>
          <w:szCs w:val="20"/>
        </w:rPr>
        <w:t>https://doi.org/10.1007/s00606-021-01782-z</w:t>
      </w:r>
      <w:r>
        <w:rPr>
          <w:rStyle w:val="24"/>
          <w:rFonts w:hint="default" w:ascii="Arial" w:hAnsi="Arial" w:cs="Arial"/>
          <w:sz w:val="20"/>
          <w:szCs w:val="20"/>
        </w:rPr>
        <w:fldChar w:fldCharType="end"/>
      </w:r>
    </w:p>
    <w:bookmarkEnd w:id="54"/>
    <w:p>
      <w:pPr>
        <w:pStyle w:val="33"/>
        <w:jc w:val="both"/>
        <w:rPr>
          <w:rFonts w:hint="default" w:ascii="Arial" w:hAnsi="Arial" w:cs="Arial"/>
          <w:sz w:val="20"/>
          <w:szCs w:val="20"/>
          <w:lang w:val="es-ES"/>
        </w:rPr>
      </w:pPr>
      <w:bookmarkStart w:id="55" w:name="ref-RUTLLANT2002"/>
      <w:r>
        <w:rPr>
          <w:rFonts w:hint="default" w:ascii="Arial" w:hAnsi="Arial" w:cs="Arial"/>
          <w:sz w:val="20"/>
          <w:szCs w:val="20"/>
        </w:rPr>
        <w:t xml:space="preserve">Rutllant, J., &amp; Montecino, V. (2002). Multiscale upwelling forcing cycles and biological response off north-central chile. </w:t>
      </w:r>
      <w:r>
        <w:rPr>
          <w:rFonts w:hint="default" w:ascii="Arial" w:hAnsi="Arial" w:cs="Arial"/>
          <w:i/>
          <w:iCs/>
          <w:sz w:val="20"/>
          <w:szCs w:val="20"/>
          <w:lang w:val="es-ES"/>
        </w:rPr>
        <w:t>Revista Chilena de Historia Natural</w:t>
      </w:r>
      <w:r>
        <w:rPr>
          <w:rFonts w:hint="default" w:ascii="Arial" w:hAnsi="Arial" w:cs="Arial"/>
          <w:sz w:val="20"/>
          <w:szCs w:val="20"/>
          <w:lang w:val="es-ES"/>
        </w:rPr>
        <w:t xml:space="preserve">, </w:t>
      </w:r>
      <w:r>
        <w:rPr>
          <w:rFonts w:hint="default" w:ascii="Arial" w:hAnsi="Arial" w:cs="Arial"/>
          <w:i/>
          <w:iCs/>
          <w:sz w:val="20"/>
          <w:szCs w:val="20"/>
          <w:lang w:val="es-ES"/>
        </w:rPr>
        <w:t>75</w:t>
      </w:r>
      <w:r>
        <w:rPr>
          <w:rFonts w:hint="default" w:ascii="Arial" w:hAnsi="Arial" w:cs="Arial"/>
          <w:sz w:val="20"/>
          <w:szCs w:val="20"/>
          <w:lang w:val="es-ES"/>
        </w:rPr>
        <w:t xml:space="preserve">(1). </w:t>
      </w:r>
      <w:r>
        <w:rPr>
          <w:rFonts w:hint="default" w:ascii="Arial" w:hAnsi="Arial" w:cs="Arial"/>
          <w:sz w:val="20"/>
          <w:szCs w:val="20"/>
        </w:rPr>
        <w:fldChar w:fldCharType="begin"/>
      </w:r>
      <w:r>
        <w:rPr>
          <w:rFonts w:hint="default" w:ascii="Arial" w:hAnsi="Arial" w:cs="Arial"/>
          <w:sz w:val="20"/>
          <w:szCs w:val="20"/>
        </w:rPr>
        <w:instrText xml:space="preserve"> HYPERLINK "https://doi.org/10.4067/s0716-078x2002000100020" \h </w:instrText>
      </w:r>
      <w:r>
        <w:rPr>
          <w:rFonts w:hint="default" w:ascii="Arial" w:hAnsi="Arial" w:cs="Arial"/>
          <w:sz w:val="20"/>
          <w:szCs w:val="20"/>
        </w:rPr>
        <w:fldChar w:fldCharType="separate"/>
      </w:r>
      <w:r>
        <w:rPr>
          <w:rStyle w:val="24"/>
          <w:rFonts w:hint="default" w:ascii="Arial" w:hAnsi="Arial" w:cs="Arial"/>
          <w:sz w:val="20"/>
          <w:szCs w:val="20"/>
          <w:lang w:val="es-ES"/>
        </w:rPr>
        <w:t>https://doi.org/10.4067/s0716-078x2002000100020</w:t>
      </w:r>
      <w:r>
        <w:rPr>
          <w:rStyle w:val="24"/>
          <w:rFonts w:hint="default" w:ascii="Arial" w:hAnsi="Arial" w:cs="Arial"/>
          <w:sz w:val="20"/>
          <w:szCs w:val="20"/>
          <w:lang w:val="es-ES"/>
        </w:rPr>
        <w:fldChar w:fldCharType="end"/>
      </w:r>
    </w:p>
    <w:bookmarkEnd w:id="55"/>
    <w:p>
      <w:pPr>
        <w:pStyle w:val="33"/>
        <w:jc w:val="both"/>
        <w:rPr>
          <w:rFonts w:hint="default" w:ascii="Arial" w:hAnsi="Arial" w:cs="Arial"/>
          <w:sz w:val="20"/>
          <w:szCs w:val="20"/>
        </w:rPr>
      </w:pPr>
      <w:bookmarkStart w:id="56" w:name="ref-Schemenauer1994"/>
      <w:r>
        <w:rPr>
          <w:rFonts w:hint="default" w:ascii="Arial" w:hAnsi="Arial" w:cs="Arial"/>
          <w:sz w:val="20"/>
          <w:szCs w:val="20"/>
          <w:lang w:val="es-ES"/>
        </w:rPr>
        <w:t xml:space="preserve">Schemenauer, R. S., &amp; Cereceda, P. (1994). </w:t>
      </w:r>
      <w:r>
        <w:rPr>
          <w:rFonts w:hint="default" w:ascii="Arial" w:hAnsi="Arial" w:cs="Arial"/>
          <w:sz w:val="20"/>
          <w:szCs w:val="20"/>
        </w:rPr>
        <w:t xml:space="preserve">A proposed standard fog collector for use in high-elevation regions. </w:t>
      </w:r>
      <w:r>
        <w:rPr>
          <w:rFonts w:hint="default" w:ascii="Arial" w:hAnsi="Arial" w:cs="Arial"/>
          <w:i/>
          <w:iCs/>
          <w:sz w:val="20"/>
          <w:szCs w:val="20"/>
        </w:rPr>
        <w:t>Journal of Applied Meteorology</w:t>
      </w:r>
      <w:r>
        <w:rPr>
          <w:rFonts w:hint="default" w:ascii="Arial" w:hAnsi="Arial" w:cs="Arial"/>
          <w:sz w:val="20"/>
          <w:szCs w:val="20"/>
        </w:rPr>
        <w:t xml:space="preserve">, </w:t>
      </w:r>
      <w:r>
        <w:rPr>
          <w:rFonts w:hint="default" w:ascii="Arial" w:hAnsi="Arial" w:cs="Arial"/>
          <w:i/>
          <w:iCs/>
          <w:sz w:val="20"/>
          <w:szCs w:val="20"/>
        </w:rPr>
        <w:t>33</w:t>
      </w:r>
      <w:r>
        <w:rPr>
          <w:rFonts w:hint="default" w:ascii="Arial" w:hAnsi="Arial" w:cs="Arial"/>
          <w:sz w:val="20"/>
          <w:szCs w:val="20"/>
        </w:rPr>
        <w:t xml:space="preserve">(11), 1313–1322. </w:t>
      </w:r>
      <w:r>
        <w:rPr>
          <w:rFonts w:hint="default" w:ascii="Arial" w:hAnsi="Arial" w:cs="Arial"/>
          <w:sz w:val="20"/>
          <w:szCs w:val="20"/>
        </w:rPr>
        <w:fldChar w:fldCharType="begin"/>
      </w:r>
      <w:r>
        <w:rPr>
          <w:rFonts w:hint="default" w:ascii="Arial" w:hAnsi="Arial" w:cs="Arial"/>
          <w:sz w:val="20"/>
          <w:szCs w:val="20"/>
        </w:rPr>
        <w:instrText xml:space="preserve"> HYPERLINK "https://doi.org/10.1175/1520-0450(1994)033%3c1313:apsfcf%3e2.0.co;2" \h </w:instrText>
      </w:r>
      <w:r>
        <w:rPr>
          <w:rFonts w:hint="default" w:ascii="Arial" w:hAnsi="Arial" w:cs="Arial"/>
          <w:sz w:val="20"/>
          <w:szCs w:val="20"/>
        </w:rPr>
        <w:fldChar w:fldCharType="separate"/>
      </w:r>
      <w:r>
        <w:rPr>
          <w:rStyle w:val="24"/>
          <w:rFonts w:hint="default" w:ascii="Arial" w:hAnsi="Arial" w:cs="Arial"/>
          <w:sz w:val="20"/>
          <w:szCs w:val="20"/>
        </w:rPr>
        <w:t>https://doi.org/10.1175/1520-0450(1994)033&lt;1313:apsfcf&gt;2.0.co;2</w:t>
      </w:r>
      <w:r>
        <w:rPr>
          <w:rStyle w:val="24"/>
          <w:rFonts w:hint="default" w:ascii="Arial" w:hAnsi="Arial" w:cs="Arial"/>
          <w:sz w:val="20"/>
          <w:szCs w:val="20"/>
        </w:rPr>
        <w:fldChar w:fldCharType="end"/>
      </w:r>
    </w:p>
    <w:bookmarkEnd w:id="56"/>
    <w:p>
      <w:pPr>
        <w:pStyle w:val="33"/>
        <w:jc w:val="both"/>
        <w:rPr>
          <w:rFonts w:hint="default" w:ascii="Arial" w:hAnsi="Arial" w:cs="Arial"/>
          <w:sz w:val="20"/>
          <w:szCs w:val="20"/>
        </w:rPr>
      </w:pPr>
      <w:bookmarkStart w:id="57" w:name="ref-Stull1988"/>
      <w:r>
        <w:rPr>
          <w:rFonts w:hint="default" w:ascii="Arial" w:hAnsi="Arial" w:cs="Arial"/>
          <w:sz w:val="20"/>
          <w:szCs w:val="20"/>
        </w:rPr>
        <w:t xml:space="preserve">Stull, R. B. (1988). </w:t>
      </w:r>
      <w:r>
        <w:rPr>
          <w:rFonts w:hint="default" w:ascii="Arial" w:hAnsi="Arial" w:cs="Arial"/>
          <w:i/>
          <w:iCs/>
          <w:sz w:val="20"/>
          <w:szCs w:val="20"/>
        </w:rPr>
        <w:t>An introduction to boundary layer meteorology</w:t>
      </w:r>
      <w:r>
        <w:rPr>
          <w:rFonts w:hint="default" w:ascii="Arial" w:hAnsi="Arial" w:cs="Arial"/>
          <w:sz w:val="20"/>
          <w:szCs w:val="20"/>
        </w:rPr>
        <w:t xml:space="preserve">. Kluwer Academic Publishers. </w:t>
      </w:r>
      <w:r>
        <w:rPr>
          <w:rFonts w:hint="default" w:ascii="Arial" w:hAnsi="Arial" w:cs="Arial"/>
          <w:sz w:val="20"/>
          <w:szCs w:val="20"/>
        </w:rPr>
        <w:fldChar w:fldCharType="begin"/>
      </w:r>
      <w:r>
        <w:rPr>
          <w:rFonts w:hint="default" w:ascii="Arial" w:hAnsi="Arial" w:cs="Arial"/>
          <w:sz w:val="20"/>
          <w:szCs w:val="20"/>
        </w:rPr>
        <w:instrText xml:space="preserve"> HYPERLINK "https://doi.org/10.1007/978-94-009-3027-8" \h </w:instrText>
      </w:r>
      <w:r>
        <w:rPr>
          <w:rFonts w:hint="default" w:ascii="Arial" w:hAnsi="Arial" w:cs="Arial"/>
          <w:sz w:val="20"/>
          <w:szCs w:val="20"/>
        </w:rPr>
        <w:fldChar w:fldCharType="separate"/>
      </w:r>
      <w:r>
        <w:rPr>
          <w:rStyle w:val="24"/>
          <w:rFonts w:hint="default" w:ascii="Arial" w:hAnsi="Arial" w:cs="Arial"/>
          <w:sz w:val="20"/>
          <w:szCs w:val="20"/>
        </w:rPr>
        <w:t>https://doi.org/10.1007/978-94-009-3027-8</w:t>
      </w:r>
      <w:r>
        <w:rPr>
          <w:rStyle w:val="24"/>
          <w:rFonts w:hint="default" w:ascii="Arial" w:hAnsi="Arial" w:cs="Arial"/>
          <w:sz w:val="20"/>
          <w:szCs w:val="20"/>
        </w:rPr>
        <w:fldChar w:fldCharType="end"/>
      </w:r>
    </w:p>
    <w:bookmarkEnd w:id="57"/>
    <w:p>
      <w:pPr>
        <w:pStyle w:val="33"/>
        <w:jc w:val="both"/>
        <w:rPr>
          <w:rFonts w:hint="default" w:ascii="Arial" w:hAnsi="Arial" w:cs="Arial"/>
          <w:sz w:val="20"/>
          <w:szCs w:val="20"/>
        </w:rPr>
      </w:pPr>
      <w:bookmarkStart w:id="58" w:name="ref-Wang2016"/>
      <w:r>
        <w:rPr>
          <w:rFonts w:hint="default" w:ascii="Arial" w:hAnsi="Arial" w:cs="Arial"/>
          <w:sz w:val="20"/>
          <w:szCs w:val="20"/>
        </w:rPr>
        <w:t xml:space="preserve">Wang, L., Kaseke, K. F., &amp; Seely, M. K. (2016). Effects of non‐rainfall water inputs on ecosystem functions. </w:t>
      </w:r>
      <w:r>
        <w:rPr>
          <w:rFonts w:hint="default" w:ascii="Arial" w:hAnsi="Arial" w:cs="Arial"/>
          <w:i/>
          <w:iCs/>
          <w:sz w:val="20"/>
          <w:szCs w:val="20"/>
        </w:rPr>
        <w:t>WIREs Water</w:t>
      </w:r>
      <w:r>
        <w:rPr>
          <w:rFonts w:hint="default" w:ascii="Arial" w:hAnsi="Arial" w:cs="Arial"/>
          <w:sz w:val="20"/>
          <w:szCs w:val="20"/>
        </w:rPr>
        <w:t xml:space="preserve">, </w:t>
      </w:r>
      <w:r>
        <w:rPr>
          <w:rFonts w:hint="default" w:ascii="Arial" w:hAnsi="Arial" w:cs="Arial"/>
          <w:i/>
          <w:iCs/>
          <w:sz w:val="20"/>
          <w:szCs w:val="20"/>
        </w:rPr>
        <w:t>4</w:t>
      </w:r>
      <w:r>
        <w:rPr>
          <w:rFonts w:hint="default" w:ascii="Arial" w:hAnsi="Arial" w:cs="Arial"/>
          <w:sz w:val="20"/>
          <w:szCs w:val="20"/>
        </w:rPr>
        <w:t xml:space="preserve">(1). </w:t>
      </w:r>
      <w:r>
        <w:rPr>
          <w:rFonts w:hint="default" w:ascii="Arial" w:hAnsi="Arial" w:cs="Arial"/>
          <w:sz w:val="20"/>
          <w:szCs w:val="20"/>
        </w:rPr>
        <w:fldChar w:fldCharType="begin"/>
      </w:r>
      <w:r>
        <w:rPr>
          <w:rFonts w:hint="default" w:ascii="Arial" w:hAnsi="Arial" w:cs="Arial"/>
          <w:sz w:val="20"/>
          <w:szCs w:val="20"/>
        </w:rPr>
        <w:instrText xml:space="preserve"> HYPERLINK "https://doi.org/10.1002/wat2.1179" \h </w:instrText>
      </w:r>
      <w:r>
        <w:rPr>
          <w:rFonts w:hint="default" w:ascii="Arial" w:hAnsi="Arial" w:cs="Arial"/>
          <w:sz w:val="20"/>
          <w:szCs w:val="20"/>
        </w:rPr>
        <w:fldChar w:fldCharType="separate"/>
      </w:r>
      <w:r>
        <w:rPr>
          <w:rStyle w:val="24"/>
          <w:rFonts w:hint="default" w:ascii="Arial" w:hAnsi="Arial" w:cs="Arial"/>
          <w:sz w:val="20"/>
          <w:szCs w:val="20"/>
        </w:rPr>
        <w:t>https://doi.org/10.1002/wat2.1179</w:t>
      </w:r>
      <w:r>
        <w:rPr>
          <w:rStyle w:val="24"/>
          <w:rFonts w:hint="default" w:ascii="Arial" w:hAnsi="Arial" w:cs="Arial"/>
          <w:sz w:val="20"/>
          <w:szCs w:val="20"/>
        </w:rPr>
        <w:fldChar w:fldCharType="end"/>
      </w:r>
      <w:bookmarkEnd w:id="28"/>
      <w:bookmarkEnd w:id="30"/>
      <w:bookmarkEnd w:id="58"/>
    </w:p>
    <w:sectPr>
      <w:footnotePr>
        <w:numRestart w:val="eachSect"/>
      </w:footnotePr>
      <w:pgSz w:w="12240" w:h="15840"/>
      <w:pgMar w:top="1440" w:right="1440" w:bottom="1440" w:left="1440" w:header="720" w:footer="720" w:gutter="0"/>
      <w:cols w:space="720" w:num="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felipe" w:date="2026-10-11T20:09:49Z" w:initials="f">
    <w:p w14:paraId="DEABEF99">
      <w:pPr>
        <w:pStyle w:val="17"/>
        <w:rPr>
          <w:rFonts w:hint="default"/>
          <w:lang w:val="es"/>
        </w:rPr>
      </w:pPr>
      <w:r>
        <w:rPr>
          <w:rFonts w:hint="default"/>
          <w:lang w:val="es"/>
        </w:rPr>
        <w:t>Aqui habla inmediatamente de tus nuevos umbrales. Fog corrus unde well-mixed condition (new threshold) and dew under a more stratified ABL (new threshold), while non AW events over (NEW threshold</w:t>
      </w:r>
      <w:bookmarkStart w:id="59" w:name="_GoBack"/>
      <w:bookmarkEnd w:id="59"/>
      <w:r>
        <w:rPr>
          <w:rFonts w:hint="default"/>
          <w:lang w:val="es"/>
        </w:rPr>
        <w:t>)</w:t>
      </w:r>
    </w:p>
  </w:comment>
  <w:comment w:id="1" w:author="Francisca Muñoz Narbona" w:date="2026-10-10T20:58:00Z" w:initials="FMN">
    <w:p w14:paraId="1DFABFC1">
      <w:r>
        <w:rPr>
          <w:sz w:val="20"/>
          <w:szCs w:val="20"/>
        </w:rPr>
        <w:t>está bien así? o sea entiendo que es fog-dependent pero lo veo medio raro en la redacción</w:t>
      </w:r>
    </w:p>
  </w:comment>
  <w:comment w:id="2" w:author="felipe" w:date="2026-10-11T15:13:59Z" w:initials="f">
    <w:p w14:paraId="7837F808">
      <w:pPr>
        <w:pStyle w:val="17"/>
        <w:rPr>
          <w:rFonts w:hint="default"/>
          <w:lang w:val="es"/>
        </w:rPr>
      </w:pPr>
      <w:r>
        <w:rPr>
          <w:rFonts w:hint="default"/>
          <w:lang w:val="es"/>
        </w:rPr>
        <w:t>Creo que si, es para indicar que es fog and dew dependant, pero eso es lo que tenemos que checkear luego con algun editor de ingles</w:t>
      </w:r>
    </w:p>
  </w:comment>
  <w:comment w:id="3" w:author="Francisca Muñoz Narbona" w:date="2026-10-10T20:59:00Z" w:initials="FMN">
    <w:p w14:paraId="75DF0A43">
      <w:r>
        <w:rPr>
          <w:sz w:val="20"/>
          <w:szCs w:val="20"/>
        </w:rPr>
        <w:t>pasé de 11 a 13, en la figura aparece hasta 19 pq es la distancia acumulada de la transecta</w:t>
      </w:r>
    </w:p>
  </w:comment>
  <w:comment w:id="4" w:author="Francisca Muñoz Narbona" w:date="2026-10-10T20:59:00Z" w:initials="FMN">
    <w:p w14:paraId="EFE13C1A">
      <w:r>
        <w:rPr>
          <w:sz w:val="20"/>
          <w:szCs w:val="20"/>
        </w:rPr>
        <w:t>si es necesario después le agrego la nube, por ahora me parece que se entiende (B)</w:t>
      </w:r>
    </w:p>
  </w:comment>
  <w:comment w:id="5" w:author="felipe" w:date="2026-10-11T15:39:48Z" w:initials="f">
    <w:p w14:paraId="E66F5C96">
      <w:pPr>
        <w:pStyle w:val="17"/>
      </w:pPr>
    </w:p>
  </w:comment>
  <w:comment w:id="6" w:author="felipe" w:date="2026-10-11T15:39:48Z" w:initials="f">
    <w:p w14:paraId="7795ECF9">
      <w:pPr>
        <w:pStyle w:val="17"/>
        <w:rPr>
          <w:rFonts w:hint="default"/>
          <w:lang w:val="es"/>
        </w:rPr>
      </w:pPr>
      <w:r>
        <w:rPr>
          <w:rFonts w:hint="default"/>
          <w:lang w:val="es"/>
        </w:rPr>
        <w:t>Igual me parece que esta muy arriba, segun el paper de GOFOS para que que llega hasta un 1250</w:t>
      </w:r>
    </w:p>
  </w:comment>
  <w:comment w:id="7" w:author="Francisca Muñoz Narbona" w:date="2026-10-10T21:00:00Z" w:initials="FMN">
    <w:p w14:paraId="355E31A6">
      <w:r>
        <w:rPr>
          <w:sz w:val="20"/>
          <w:szCs w:val="20"/>
        </w:rPr>
        <w:t>sumé esto</w:t>
      </w:r>
    </w:p>
  </w:comment>
  <w:comment w:id="8" w:author="felipe" w:date="2026-10-11T15:38:48Z" w:initials="f">
    <w:p w14:paraId="7FFF1661">
      <w:pPr>
        <w:pStyle w:val="17"/>
        <w:rPr>
          <w:rFonts w:hint="default"/>
          <w:lang w:val="es"/>
        </w:rPr>
      </w:pPr>
      <w:r>
        <w:rPr>
          <w:rFonts w:hint="default"/>
          <w:lang w:val="es"/>
        </w:rPr>
        <w:t>bien</w:t>
      </w:r>
    </w:p>
  </w:comment>
  <w:comment w:id="9" w:author="felipe" w:date="2026-10-11T15:46:09Z" w:initials="f">
    <w:p w14:paraId="3D29858D">
      <w:pPr>
        <w:pStyle w:val="17"/>
        <w:rPr>
          <w:rFonts w:hint="default"/>
          <w:lang w:val="es"/>
        </w:rPr>
      </w:pPr>
      <w:r>
        <w:rPr>
          <w:rFonts w:hint="default"/>
          <w:lang w:val="es"/>
        </w:rPr>
        <w:t>Aca debemostener ojo con la palabra “instrumental” por que tanto los colectores como el sensor de vis y el satellite tb son instrumentos de medicion</w:t>
      </w:r>
    </w:p>
  </w:comment>
  <w:comment w:id="10" w:author="felipe" w:date="2026-10-11T15:55:48Z" w:initials="f">
    <w:p w14:paraId="7DDF7C2E">
      <w:pPr>
        <w:pStyle w:val="17"/>
        <w:rPr>
          <w:rFonts w:hint="default"/>
          <w:vertAlign w:val="superscript"/>
          <w:lang w:val="es"/>
        </w:rPr>
      </w:pPr>
      <w:r>
        <w:rPr>
          <w:rFonts w:hint="default"/>
          <w:lang w:val="es"/>
        </w:rPr>
        <w:t>Hay que subir todos estos th, st</w:t>
      </w:r>
    </w:p>
  </w:comment>
  <w:comment w:id="11" w:author="felipe" w:date="2026-10-11T19:15:10Z" w:initials="f">
    <w:p w14:paraId="FEAB869B">
      <w:pPr>
        <w:pStyle w:val="17"/>
        <w:rPr>
          <w:rFonts w:hint="default"/>
          <w:lang w:val="es"/>
        </w:rPr>
      </w:pPr>
      <w:r>
        <w:rPr>
          <w:rFonts w:hint="default"/>
          <w:lang w:val="es"/>
        </w:rPr>
        <w:t xml:space="preserve">Esto aún está enrredado, ya que ambos son instrumental. Croe que hay que definir bien los nombres. Yo diría que hay una clasificación (previa) según collectores y una reclasificación según criterios de visibilidad en tierra y a través del satelite. Estos nombres class y reclass tienen que quedar claros en la metodología. </w:t>
      </w:r>
    </w:p>
  </w:comment>
  <w:comment w:id="12" w:author="Francisca Muñoz Narbona" w:date="2026-10-10T21:02:00Z" w:initials="FMN">
    <w:p w14:paraId="BDF7BD30">
      <w:r>
        <w:rPr>
          <w:sz w:val="20"/>
          <w:szCs w:val="20"/>
        </w:rPr>
        <w:t>Respondiendo comentario en otro archivo: Sí, es pre clasificación. La frecuencia de niebla da casi 100% siempre porque casi un 50% del tiempo el SFC está captando solito, y casi la otra mitad  del tiemo también está marcando junto con el del SDC (Figura 2). ¿Se entiende? Ta bien??</w:t>
      </w:r>
    </w:p>
  </w:comment>
  <w:comment w:id="13" w:author="felipe" w:date="2026-10-11T19:33:11Z" w:initials="f">
    <w:p w14:paraId="FB9BF962">
      <w:pPr>
        <w:pStyle w:val="17"/>
        <w:rPr>
          <w:rFonts w:hint="default"/>
          <w:lang w:val="es"/>
        </w:rPr>
      </w:pPr>
      <w:r>
        <w:rPr>
          <w:rFonts w:hint="default"/>
          <w:lang w:val="es"/>
        </w:rPr>
        <w:t xml:space="preserve">Yo lo entiendo, pero en esta frase no se entiende bien, toca dejarlo un poc mas claro. Suguero separa la frase en dos mas cortas. </w:t>
      </w:r>
    </w:p>
  </w:comment>
  <w:comment w:id="14" w:author="felipe" w:date="2026-10-11T19:35:29Z" w:initials="f">
    <w:p w14:paraId="FF7DB156">
      <w:pPr>
        <w:pStyle w:val="17"/>
        <w:rPr>
          <w:rFonts w:hint="default"/>
          <w:lang w:val="es"/>
        </w:rPr>
      </w:pPr>
      <w:r>
        <w:rPr>
          <w:rFonts w:hint="default"/>
          <w:lang w:val="es"/>
        </w:rPr>
        <w:t>Evitemos esta palabra que esta relacionada con la atmosfera en el 3.2 para que no se confunda el lector.</w:t>
      </w:r>
    </w:p>
  </w:comment>
  <w:comment w:id="15" w:author="felipe" w:date="2026-10-11T19:44:46Z" w:initials="f">
    <w:p w14:paraId="FBFFA603">
      <w:pPr>
        <w:pStyle w:val="17"/>
        <w:rPr>
          <w:rFonts w:hint="default"/>
          <w:lang w:val="es"/>
        </w:rPr>
      </w:pPr>
      <w:r>
        <w:rPr>
          <w:rFonts w:hint="default"/>
          <w:lang w:val="es"/>
        </w:rPr>
        <w:t xml:space="preserve">Esto esta repetitivo de la metodología. Aca hay que partir directamente diciendo: </w:t>
      </w:r>
    </w:p>
    <w:p w14:paraId="7FCED0DF">
      <w:pPr>
        <w:pStyle w:val="17"/>
        <w:rPr>
          <w:rFonts w:hint="default"/>
          <w:lang w:val="es"/>
        </w:rPr>
      </w:pPr>
    </w:p>
    <w:p w14:paraId="FCF9BE5A">
      <w:pPr>
        <w:pStyle w:val="17"/>
        <w:rPr>
          <w:rFonts w:hint="default"/>
          <w:lang w:val="es"/>
        </w:rPr>
      </w:pPr>
      <w:r>
        <w:rPr>
          <w:rFonts w:hint="default"/>
          <w:lang w:val="es"/>
        </w:rPr>
        <w:t>- El hecho de que las frecuencias entre fog y dew sean muy parecidas, las magnitudes de su colección son muy distintas.</w:t>
      </w:r>
    </w:p>
    <w:p w14:paraId="D9BFCDFA">
      <w:pPr>
        <w:pStyle w:val="17"/>
        <w:rPr>
          <w:rFonts w:hint="default"/>
          <w:lang w:val="es"/>
        </w:rPr>
      </w:pPr>
      <w:r>
        <w:rPr>
          <w:rFonts w:hint="default"/>
          <w:lang w:val="es"/>
        </w:rPr>
        <w:t>- La figura 4 muestra .....</w:t>
      </w:r>
    </w:p>
    <w:p w14:paraId="0F5CEDC3">
      <w:pPr>
        <w:pStyle w:val="17"/>
        <w:rPr>
          <w:rFonts w:hint="default"/>
          <w:lang w:val="es"/>
        </w:rPr>
      </w:pPr>
    </w:p>
  </w:comment>
  <w:comment w:id="16" w:author="felipe" w:date="2026-10-11T19:42:18Z" w:initials="f">
    <w:p w14:paraId="6FFBAEDF">
      <w:pPr>
        <w:pStyle w:val="17"/>
        <w:rPr>
          <w:rFonts w:hint="default"/>
          <w:lang w:val="es"/>
        </w:rPr>
      </w:pPr>
      <w:r>
        <w:rPr>
          <w:rFonts w:hint="default"/>
          <w:lang w:val="es"/>
        </w:rPr>
        <w:t>Cuales? hay 3 colores</w:t>
      </w:r>
    </w:p>
  </w:comment>
  <w:comment w:id="17" w:author="felipe" w:date="2026-10-11T19:42:53Z" w:initials="f">
    <w:p w14:paraId="DBDDEE84">
      <w:pPr>
        <w:pStyle w:val="17"/>
        <w:rPr>
          <w:rFonts w:hint="default"/>
          <w:lang w:val="es"/>
        </w:rPr>
      </w:pPr>
      <w:r>
        <w:rPr>
          <w:rFonts w:hint="default"/>
          <w:lang w:val="es"/>
        </w:rPr>
        <w:t xml:space="preserve">Creo que vale la pena empezar con un dato duro y comparable con otro logares que es la cantidad de L/m2 dia de cada clasificación. </w:t>
      </w:r>
    </w:p>
  </w:comment>
  <w:comment w:id="18" w:author="felipe" w:date="2026-10-11T19:43:35Z" w:initials="f">
    <w:p w14:paraId="75EFA1EE">
      <w:pPr>
        <w:pStyle w:val="17"/>
        <w:rPr>
          <w:rFonts w:hint="default"/>
          <w:lang w:val="es"/>
        </w:rPr>
      </w:pPr>
      <w:r>
        <w:rPr>
          <w:rFonts w:hint="default"/>
          <w:lang w:val="es"/>
        </w:rPr>
        <w:t>Falta la unidad de area y tiempo ml/m2/mes?</w:t>
      </w:r>
    </w:p>
  </w:comment>
  <w:comment w:id="19" w:author="Francisca Muñoz Narbona" w:date="2026-10-10T21:02:00Z" w:initials="FMN">
    <w:p w14:paraId="BD5AD0EC">
      <w:r>
        <w:rPr>
          <w:sz w:val="20"/>
          <w:szCs w:val="20"/>
        </w:rPr>
        <w:t>recalculé las barritas, cambia un poco pero no tanto</w:t>
      </w:r>
    </w:p>
  </w:comment>
  <w:comment w:id="20" w:author="felipe" w:date="2026-10-11T19:48:56Z" w:initials="f">
    <w:p w14:paraId="7F7F8BE4">
      <w:pPr>
        <w:pStyle w:val="17"/>
        <w:rPr>
          <w:rFonts w:hint="default"/>
          <w:lang w:val="es"/>
        </w:rPr>
      </w:pPr>
      <w:r>
        <w:rPr>
          <w:rFonts w:hint="default"/>
          <w:lang w:val="es"/>
        </w:rPr>
        <w:t xml:space="preserve">Esto es lo que hay que cambiar, no se entiende por que ambas son intrumentales. </w:t>
      </w:r>
    </w:p>
  </w:comment>
  <w:comment w:id="21" w:author="Francisca Muñoz Narbona" w:date="2026-10-10T21:03:00Z" w:initials="FMN">
    <w:p w14:paraId="2FFAD550">
      <w:r>
        <w:rPr>
          <w:sz w:val="20"/>
          <w:szCs w:val="20"/>
        </w:rPr>
        <w:t>cambio a partial derivatives</w:t>
      </w:r>
    </w:p>
  </w:comment>
  <w:comment w:id="22" w:author="Francisca Muñoz Narbona" w:date="2026-10-10T21:03:00Z" w:initials="FMN">
    <w:p w14:paraId="5BFFCB88">
      <w:r>
        <w:rPr>
          <w:sz w:val="20"/>
          <w:szCs w:val="20"/>
        </w:rPr>
        <w:t>punteo nuevo, revisar porfas</w:t>
      </w:r>
    </w:p>
  </w:comment>
  <w:comment w:id="23" w:author="Francisca Muñoz Narbona" w:date="2026-10-10T21:04:00Z" w:initials="FMN">
    <w:p w14:paraId="99FBC09E">
      <w:r>
        <w:rPr>
          <w:sz w:val="20"/>
          <w:szCs w:val="20"/>
        </w:rPr>
        <w:t>re hice esta figura, sumé 2 en 1. Dejé fuera una que la adjunto a continuación. ¿Te parece bien? o cambio algo</w:t>
      </w:r>
    </w:p>
    <w:p w14:paraId="BE09105D"/>
  </w:comment>
  <w:comment w:id="24" w:author="Francisca Muñoz Narbona" w:date="2026-10-10T21:05:00Z" w:initials="FMN">
    <w:p w14:paraId="E7BF7BD2">
      <w:r>
        <w:rPr>
          <w:sz w:val="20"/>
          <w:szCs w:val="20"/>
        </w:rPr>
        <w:t>la adjunto en el mail mejor</w:t>
      </w:r>
    </w:p>
  </w:comment>
  <w:comment w:id="25" w:author="Francisca Muñoz Narbona" w:date="2026-10-10T21:05:00Z" w:initials="FMN">
    <w:p w14:paraId="75FEB03D">
      <w:r>
        <w:rPr>
          <w:sz w:val="20"/>
          <w:szCs w:val="20"/>
        </w:rPr>
        <w:t>de aqui en adelante nada nuevo</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DEABEF99" w15:done="0"/>
  <w15:commentEx w15:paraId="1DFABFC1" w15:done="0"/>
  <w15:commentEx w15:paraId="7837F808" w15:done="0" w15:paraIdParent="1DFABFC1"/>
  <w15:commentEx w15:paraId="75DF0A43" w15:done="0"/>
  <w15:commentEx w15:paraId="EFE13C1A" w15:done="0"/>
  <w15:commentEx w15:paraId="E66F5C96" w15:done="0"/>
  <w15:commentEx w15:paraId="7795ECF9" w15:done="0" w15:paraIdParent="E66F5C96"/>
  <w15:commentEx w15:paraId="355E31A6" w15:done="0"/>
  <w15:commentEx w15:paraId="7FFF1661" w15:done="0" w15:paraIdParent="355E31A6"/>
  <w15:commentEx w15:paraId="3D29858D" w15:done="0"/>
  <w15:commentEx w15:paraId="7DDF7C2E" w15:done="0"/>
  <w15:commentEx w15:paraId="FEAB869B" w15:done="0"/>
  <w15:commentEx w15:paraId="BDF7BD30" w15:done="0"/>
  <w15:commentEx w15:paraId="FB9BF962" w15:done="0" w15:paraIdParent="BDF7BD30"/>
  <w15:commentEx w15:paraId="FF7DB156" w15:done="0"/>
  <w15:commentEx w15:paraId="0F5CEDC3" w15:done="0"/>
  <w15:commentEx w15:paraId="6FFBAEDF" w15:done="0"/>
  <w15:commentEx w15:paraId="DBDDEE84" w15:done="0"/>
  <w15:commentEx w15:paraId="75EFA1EE" w15:done="0"/>
  <w15:commentEx w15:paraId="BD5AD0EC" w15:done="0"/>
  <w15:commentEx w15:paraId="7F7F8BE4" w15:done="0"/>
  <w15:commentEx w15:paraId="2FFAD550" w15:done="0"/>
  <w15:commentEx w15:paraId="5BFFCB88" w15:done="0"/>
  <w15:commentEx w15:paraId="BE09105D" w15:done="0"/>
  <w15:commentEx w15:paraId="E7BF7BD2" w15:done="0" w15:paraIdParent="BE09105D"/>
  <w15:commentEx w15:paraId="75FEB03D"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080E0000" w:usb2="00000000" w:usb3="00000000" w:csb0="00040001" w:csb1="0000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panose1 w:val="05000000000000000000"/>
    <w:charset w:val="00"/>
    <w:family w:val="auto"/>
    <w:pitch w:val="default"/>
    <w:sig w:usb0="00000000" w:usb1="00000000" w:usb2="00000000" w:usb3="00000000" w:csb0="80000000" w:csb1="00000000"/>
  </w:font>
  <w:font w:name="Calibri">
    <w:panose1 w:val="020F0502020204030204"/>
    <w:charset w:val="00"/>
    <w:family w:val="swiss"/>
    <w:pitch w:val="default"/>
    <w:sig w:usb0="A00002EF" w:usb1="4000207B" w:usb2="00000000" w:usb3="00000000" w:csb0="2000009F" w:csb1="00000000"/>
  </w:font>
  <w:font w:name="Aptos">
    <w:altName w:val="Arial"/>
    <w:panose1 w:val="020B0004020202020204"/>
    <w:charset w:val="00"/>
    <w:family w:val="swiss"/>
    <w:pitch w:val="default"/>
    <w:sig w:usb0="00000000" w:usb1="00000000" w:usb2="00000000" w:usb3="00000000" w:csb0="0000019F" w:csb1="00000000"/>
  </w:font>
  <w:font w:name="等线">
    <w:altName w:val="Droid Sans Fallback"/>
    <w:panose1 w:val="00000000000000000000"/>
    <w:charset w:val="86"/>
    <w:family w:val="auto"/>
    <w:pitch w:val="default"/>
    <w:sig w:usb0="00000000" w:usb1="00000000" w:usb2="00000000" w:usb3="00000000" w:csb0="00000000" w:csb1="00000000"/>
  </w:font>
  <w:font w:name="等线">
    <w:altName w:val="Droid Sans Fallback"/>
    <w:panose1 w:val="00000000000000000000"/>
    <w:charset w:val="86"/>
    <w:family w:val="auto"/>
    <w:pitch w:val="default"/>
    <w:sig w:usb0="00000000" w:usb1="00000000" w:usb2="00000000" w:usb3="00000000" w:csb0="00000000" w:csb1="00000000"/>
  </w:font>
  <w:font w:name="Aptos Display">
    <w:altName w:val="Arial"/>
    <w:panose1 w:val="020B0004020202020204"/>
    <w:charset w:val="00"/>
    <w:family w:val="swiss"/>
    <w:pitch w:val="default"/>
    <w:sig w:usb0="00000000" w:usb1="00000000" w:usb2="00000000" w:usb3="00000000" w:csb0="0000019F" w:csb1="00000000"/>
  </w:font>
  <w:font w:name="等线 Light">
    <w:altName w:val="URW Bookman [UKWN]"/>
    <w:panose1 w:val="00000000000000000000"/>
    <w:charset w:val="00"/>
    <w:family w:val="auto"/>
    <w:pitch w:val="default"/>
    <w:sig w:usb0="00000000" w:usb1="00000000" w:usb2="00000000" w:usb3="00000000" w:csb0="00000000" w:csb1="00000000"/>
  </w:font>
  <w:font w:name="Consolas">
    <w:altName w:val="Liberation Sans Narrow"/>
    <w:panose1 w:val="020B0609020204030204"/>
    <w:charset w:val="00"/>
    <w:family w:val="modern"/>
    <w:pitch w:val="default"/>
    <w:sig w:usb0="00000000" w:usb1="00000000" w:usb2="00000009" w:usb3="00000000" w:csb0="0000019F" w:csb1="00000000"/>
  </w:font>
  <w:font w:name="Cambria Math">
    <w:altName w:val="DejaVu Math TeX Gyre"/>
    <w:panose1 w:val="02040503050406030204"/>
    <w:charset w:val="00"/>
    <w:family w:val="roman"/>
    <w:pitch w:val="default"/>
    <w:sig w:usb0="00000000" w:usb1="00000000" w:usb2="00000000" w:usb3="00000000" w:csb0="0000019F" w:csb1="00000000"/>
  </w:font>
  <w:font w:name="Symbol">
    <w:panose1 w:val="05050102010706020507"/>
    <w:charset w:val="02"/>
    <w:family w:val="decorative"/>
    <w:pitch w:val="default"/>
    <w:sig w:usb0="00000000" w:usb1="00000000" w:usb2="00000000" w:usb3="00000000" w:csb0="80000000" w:csb1="00000000"/>
  </w:font>
  <w:font w:name="等线">
    <w:altName w:val="URW Bookman [UKWN]"/>
    <w:panose1 w:val="00000000000000000000"/>
    <w:charset w:val="00"/>
    <w:family w:val="auto"/>
    <w:pitch w:val="default"/>
    <w:sig w:usb0="00000000" w:usb1="00000000" w:usb2="00000000" w:usb3="00000000" w:csb0="00000000" w:csb1="00000000"/>
  </w:font>
  <w:font w:name="URW Bookman [UKWN]">
    <w:panose1 w:val="00000400000000000000"/>
    <w:charset w:val="00"/>
    <w:family w:val="auto"/>
    <w:pitch w:val="default"/>
    <w:sig w:usb0="00000287" w:usb1="00000800" w:usb2="00000000" w:usb3="00000000" w:csb0="6000009F" w:csb1="00000000"/>
  </w:font>
  <w:font w:name="DejaVu Math TeX Gyre">
    <w:panose1 w:val="02000503000000000000"/>
    <w:charset w:val="00"/>
    <w:family w:val="auto"/>
    <w:pitch w:val="default"/>
    <w:sig w:usb0="A10000EF" w:usb1="4201F9EE" w:usb2="02000000" w:usb3="00000000" w:csb0="60000193" w:csb1="0DD40000"/>
  </w:font>
  <w:font w:name="C059 [urw]">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Francisca Muñoz Narbona">
    <w15:presenceInfo w15:providerId="AD" w15:userId="S::fmnarbona@cienciambiental.cl::75fab5f5-e42a-42d9-b2d4-79ec46d11f5f"/>
  </w15:person>
  <w15:person w15:author="felipe">
    <w15:presenceInfo w15:providerId="None" w15:userId="felip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trackRevisions w:val="1"/>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A0C98"/>
    <w:rsid w:val="00A32EAF"/>
    <w:rsid w:val="00BA0C98"/>
    <w:rsid w:val="00D07005"/>
    <w:rsid w:val="00F545A4"/>
    <w:rsid w:val="69DB6379"/>
    <w:rsid w:val="7BBB67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34"/>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4">
    <w:name w:val="heading 2"/>
    <w:basedOn w:val="1"/>
    <w:next w:val="3"/>
    <w:link w:val="35"/>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5">
    <w:name w:val="heading 3"/>
    <w:basedOn w:val="1"/>
    <w:next w:val="3"/>
    <w:link w:val="36"/>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6">
    <w:name w:val="heading 4"/>
    <w:basedOn w:val="1"/>
    <w:next w:val="3"/>
    <w:link w:val="37"/>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7">
    <w:name w:val="heading 5"/>
    <w:basedOn w:val="1"/>
    <w:next w:val="3"/>
    <w:link w:val="38"/>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8">
    <w:name w:val="heading 6"/>
    <w:basedOn w:val="1"/>
    <w:next w:val="3"/>
    <w:link w:val="39"/>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9">
    <w:name w:val="heading 7"/>
    <w:basedOn w:val="1"/>
    <w:next w:val="3"/>
    <w:link w:val="40"/>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10">
    <w:name w:val="heading 8"/>
    <w:basedOn w:val="1"/>
    <w:next w:val="3"/>
    <w:link w:val="41"/>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1">
    <w:name w:val="heading 9"/>
    <w:basedOn w:val="1"/>
    <w:next w:val="3"/>
    <w:link w:val="42"/>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2">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3">
    <w:name w:val="Body Text"/>
    <w:basedOn w:val="1"/>
    <w:qFormat/>
    <w:uiPriority w:val="0"/>
    <w:pPr>
      <w:spacing w:before="180" w:after="180"/>
    </w:pPr>
  </w:style>
  <w:style w:type="paragraph" w:styleId="14">
    <w:name w:val="Block Text"/>
    <w:basedOn w:val="3"/>
    <w:next w:val="3"/>
    <w:unhideWhenUsed/>
    <w:qFormat/>
    <w:uiPriority w:val="9"/>
    <w:pPr>
      <w:spacing w:before="100" w:after="100"/>
      <w:ind w:left="480" w:right="480"/>
    </w:pPr>
  </w:style>
  <w:style w:type="paragraph" w:styleId="15">
    <w:name w:val="caption"/>
    <w:basedOn w:val="1"/>
    <w:next w:val="1"/>
    <w:link w:val="22"/>
    <w:qFormat/>
    <w:uiPriority w:val="0"/>
    <w:pPr>
      <w:spacing w:after="120"/>
    </w:pPr>
    <w:rPr>
      <w:i/>
    </w:rPr>
  </w:style>
  <w:style w:type="character" w:styleId="16">
    <w:name w:val="annotation reference"/>
    <w:basedOn w:val="12"/>
    <w:qFormat/>
    <w:uiPriority w:val="0"/>
    <w:rPr>
      <w:sz w:val="16"/>
      <w:szCs w:val="16"/>
    </w:rPr>
  </w:style>
  <w:style w:type="paragraph" w:styleId="17">
    <w:name w:val="annotation text"/>
    <w:basedOn w:val="1"/>
    <w:link w:val="86"/>
    <w:qFormat/>
    <w:uiPriority w:val="0"/>
    <w:rPr>
      <w:sz w:val="20"/>
      <w:szCs w:val="20"/>
    </w:rPr>
  </w:style>
  <w:style w:type="paragraph" w:styleId="18">
    <w:name w:val="annotation subject"/>
    <w:basedOn w:val="17"/>
    <w:next w:val="17"/>
    <w:link w:val="87"/>
    <w:qFormat/>
    <w:uiPriority w:val="0"/>
    <w:rPr>
      <w:b/>
      <w:bCs/>
    </w:rPr>
  </w:style>
  <w:style w:type="paragraph" w:styleId="19">
    <w:name w:val="Date"/>
    <w:basedOn w:val="20"/>
    <w:next w:val="3"/>
    <w:qFormat/>
    <w:uiPriority w:val="0"/>
    <w:pPr>
      <w:keepNext/>
      <w:keepLines/>
    </w:pPr>
    <w:rPr>
      <w:sz w:val="24"/>
      <w:szCs w:val="24"/>
    </w:rPr>
  </w:style>
  <w:style w:type="paragraph" w:styleId="20">
    <w:name w:val="Title"/>
    <w:basedOn w:val="1"/>
    <w:next w:val="3"/>
    <w:link w:val="28"/>
    <w:qFormat/>
    <w:uiPriority w:val="10"/>
    <w:pPr>
      <w:spacing w:after="80"/>
      <w:contextualSpacing/>
      <w:jc w:val="center"/>
    </w:pPr>
    <w:rPr>
      <w:rFonts w:asciiTheme="majorHAnsi" w:hAnsiTheme="majorHAnsi" w:eastAsiaTheme="majorEastAsia" w:cstheme="majorBidi"/>
      <w:sz w:val="56"/>
      <w:szCs w:val="56"/>
    </w:rPr>
  </w:style>
  <w:style w:type="character" w:styleId="21">
    <w:name w:val="footnote reference"/>
    <w:basedOn w:val="22"/>
    <w:qFormat/>
    <w:uiPriority w:val="0"/>
    <w:rPr>
      <w:vertAlign w:val="superscript"/>
    </w:rPr>
  </w:style>
  <w:style w:type="character" w:customStyle="1" w:styleId="22">
    <w:name w:val="Caption Char"/>
    <w:basedOn w:val="12"/>
    <w:link w:val="15"/>
    <w:qFormat/>
    <w:uiPriority w:val="0"/>
  </w:style>
  <w:style w:type="paragraph" w:styleId="23">
    <w:name w:val="footnote text"/>
    <w:basedOn w:val="1"/>
    <w:unhideWhenUsed/>
    <w:qFormat/>
    <w:uiPriority w:val="9"/>
  </w:style>
  <w:style w:type="character" w:styleId="24">
    <w:name w:val="Hyperlink"/>
    <w:basedOn w:val="22"/>
    <w:qFormat/>
    <w:uiPriority w:val="0"/>
    <w:rPr>
      <w:color w:val="156082" w:themeColor="accent1"/>
      <w14:textFill>
        <w14:solidFill>
          <w14:schemeClr w14:val="accent1"/>
        </w14:solidFill>
      </w14:textFill>
    </w:rPr>
  </w:style>
  <w:style w:type="paragraph" w:styleId="25">
    <w:name w:val="Subtitle"/>
    <w:basedOn w:val="20"/>
    <w:next w:val="3"/>
    <w:link w:val="29"/>
    <w:qFormat/>
    <w:uiPriority w:val="11"/>
    <w:rPr>
      <w:spacing w:val="15"/>
      <w:sz w:val="28"/>
      <w:szCs w:val="28"/>
    </w:rPr>
  </w:style>
  <w:style w:type="paragraph" w:customStyle="1" w:styleId="26">
    <w:name w:val="First Paragraph"/>
    <w:basedOn w:val="3"/>
    <w:next w:val="3"/>
    <w:qFormat/>
    <w:uiPriority w:val="0"/>
  </w:style>
  <w:style w:type="paragraph" w:customStyle="1" w:styleId="27">
    <w:name w:val="Compact"/>
    <w:basedOn w:val="3"/>
    <w:qFormat/>
    <w:uiPriority w:val="0"/>
    <w:pPr>
      <w:spacing w:before="36" w:after="36"/>
    </w:pPr>
  </w:style>
  <w:style w:type="character" w:customStyle="1" w:styleId="28">
    <w:name w:val="Title Char"/>
    <w:basedOn w:val="12"/>
    <w:link w:val="20"/>
    <w:qFormat/>
    <w:uiPriority w:val="10"/>
    <w:rPr>
      <w:rFonts w:asciiTheme="majorHAnsi" w:hAnsiTheme="majorHAnsi" w:eastAsiaTheme="majorEastAsia" w:cstheme="majorBidi"/>
      <w:sz w:val="56"/>
      <w:szCs w:val="56"/>
    </w:rPr>
  </w:style>
  <w:style w:type="character" w:customStyle="1" w:styleId="29">
    <w:name w:val="Subtitle Char"/>
    <w:basedOn w:val="12"/>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customStyle="1" w:styleId="30">
    <w:name w:val="Author"/>
    <w:basedOn w:val="20"/>
    <w:next w:val="3"/>
    <w:qFormat/>
    <w:uiPriority w:val="0"/>
    <w:pPr>
      <w:keepNext/>
      <w:keepLines/>
    </w:pPr>
    <w:rPr>
      <w:sz w:val="24"/>
      <w:szCs w:val="24"/>
    </w:rPr>
  </w:style>
  <w:style w:type="paragraph" w:customStyle="1" w:styleId="31">
    <w:name w:val="Abstract Title"/>
    <w:basedOn w:val="1"/>
    <w:next w:val="32"/>
    <w:qFormat/>
    <w:uiPriority w:val="0"/>
    <w:pPr>
      <w:keepNext/>
      <w:keepLines/>
      <w:spacing w:before="300" w:after="0"/>
      <w:jc w:val="center"/>
    </w:pPr>
    <w:rPr>
      <w:b/>
      <w:sz w:val="20"/>
      <w:szCs w:val="20"/>
    </w:rPr>
  </w:style>
  <w:style w:type="paragraph" w:customStyle="1" w:styleId="32">
    <w:name w:val="Abstract"/>
    <w:basedOn w:val="1"/>
    <w:next w:val="3"/>
    <w:qFormat/>
    <w:uiPriority w:val="0"/>
    <w:pPr>
      <w:keepNext/>
      <w:keepLines/>
      <w:spacing w:before="100" w:after="300"/>
    </w:pPr>
    <w:rPr>
      <w:sz w:val="20"/>
      <w:szCs w:val="20"/>
    </w:rPr>
  </w:style>
  <w:style w:type="paragraph" w:customStyle="1" w:styleId="33">
    <w:name w:val="Bibliography"/>
    <w:basedOn w:val="1"/>
    <w:qFormat/>
    <w:uiPriority w:val="0"/>
  </w:style>
  <w:style w:type="character" w:customStyle="1" w:styleId="34">
    <w:name w:val="Heading 1 Char"/>
    <w:basedOn w:val="12"/>
    <w:link w:val="2"/>
    <w:qFormat/>
    <w:uiPriority w:val="9"/>
    <w:rPr>
      <w:rFonts w:asciiTheme="majorHAnsi" w:hAnsiTheme="majorHAnsi" w:eastAsiaTheme="majorEastAsia" w:cstheme="majorBidi"/>
      <w:color w:val="104862" w:themeColor="accent1" w:themeShade="BF"/>
      <w:sz w:val="40"/>
      <w:szCs w:val="40"/>
    </w:rPr>
  </w:style>
  <w:style w:type="character" w:customStyle="1" w:styleId="35">
    <w:name w:val="Heading 2 Char"/>
    <w:basedOn w:val="12"/>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36">
    <w:name w:val="Heading 3 Char"/>
    <w:basedOn w:val="12"/>
    <w:link w:val="5"/>
    <w:semiHidden/>
    <w:qFormat/>
    <w:uiPriority w:val="9"/>
    <w:rPr>
      <w:rFonts w:eastAsiaTheme="majorEastAsia" w:cstheme="majorBidi"/>
      <w:color w:val="104862" w:themeColor="accent1" w:themeShade="BF"/>
      <w:sz w:val="28"/>
      <w:szCs w:val="28"/>
    </w:rPr>
  </w:style>
  <w:style w:type="character" w:customStyle="1" w:styleId="37">
    <w:name w:val="Heading 4 Char"/>
    <w:basedOn w:val="12"/>
    <w:link w:val="6"/>
    <w:semiHidden/>
    <w:qFormat/>
    <w:uiPriority w:val="9"/>
    <w:rPr>
      <w:rFonts w:eastAsiaTheme="majorEastAsia" w:cstheme="majorBidi"/>
      <w:i/>
      <w:iCs/>
      <w:color w:val="104862" w:themeColor="accent1" w:themeShade="BF"/>
    </w:rPr>
  </w:style>
  <w:style w:type="character" w:customStyle="1" w:styleId="38">
    <w:name w:val="Heading 5 Char"/>
    <w:basedOn w:val="12"/>
    <w:link w:val="7"/>
    <w:semiHidden/>
    <w:qFormat/>
    <w:uiPriority w:val="9"/>
    <w:rPr>
      <w:rFonts w:eastAsiaTheme="majorEastAsia" w:cstheme="majorBidi"/>
      <w:color w:val="104862" w:themeColor="accent1" w:themeShade="BF"/>
    </w:rPr>
  </w:style>
  <w:style w:type="character" w:customStyle="1" w:styleId="39">
    <w:name w:val="Heading 6 Char"/>
    <w:basedOn w:val="12"/>
    <w:link w:val="8"/>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40">
    <w:name w:val="Heading 7 Char"/>
    <w:basedOn w:val="12"/>
    <w:link w:val="9"/>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41">
    <w:name w:val="Heading 8 Char"/>
    <w:basedOn w:val="12"/>
    <w:link w:val="10"/>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42">
    <w:name w:val="Heading 9 Char"/>
    <w:basedOn w:val="12"/>
    <w:link w:val="11"/>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paragraph" w:customStyle="1" w:styleId="43">
    <w:name w:val="Footnote Block Text"/>
    <w:basedOn w:val="23"/>
    <w:next w:val="23"/>
    <w:unhideWhenUsed/>
    <w:qFormat/>
    <w:uiPriority w:val="9"/>
    <w:pPr>
      <w:spacing w:before="100" w:after="100"/>
      <w:ind w:left="480" w:right="480"/>
    </w:pPr>
  </w:style>
  <w:style w:type="table" w:customStyle="1" w:styleId="44">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5">
    <w:name w:val="Definition Term"/>
    <w:basedOn w:val="1"/>
    <w:next w:val="46"/>
    <w:qFormat/>
    <w:uiPriority w:val="0"/>
    <w:pPr>
      <w:keepNext/>
      <w:keepLines/>
      <w:spacing w:after="0"/>
    </w:pPr>
    <w:rPr>
      <w:b/>
    </w:rPr>
  </w:style>
  <w:style w:type="paragraph" w:customStyle="1" w:styleId="46">
    <w:name w:val="Definition"/>
    <w:basedOn w:val="1"/>
    <w:qFormat/>
    <w:uiPriority w:val="0"/>
  </w:style>
  <w:style w:type="paragraph" w:customStyle="1" w:styleId="47">
    <w:name w:val="Table Caption"/>
    <w:basedOn w:val="15"/>
    <w:qFormat/>
    <w:uiPriority w:val="0"/>
    <w:pPr>
      <w:keepNext/>
    </w:pPr>
  </w:style>
  <w:style w:type="paragraph" w:customStyle="1" w:styleId="48">
    <w:name w:val="Image Caption"/>
    <w:basedOn w:val="15"/>
    <w:qFormat/>
    <w:uiPriority w:val="0"/>
  </w:style>
  <w:style w:type="paragraph" w:customStyle="1" w:styleId="49">
    <w:name w:val="Figure"/>
    <w:basedOn w:val="1"/>
    <w:qFormat/>
    <w:uiPriority w:val="0"/>
  </w:style>
  <w:style w:type="paragraph" w:customStyle="1" w:styleId="50">
    <w:name w:val="Captioned Figure"/>
    <w:basedOn w:val="49"/>
    <w:qFormat/>
    <w:uiPriority w:val="0"/>
    <w:pPr>
      <w:keepNext/>
    </w:pPr>
  </w:style>
  <w:style w:type="character" w:customStyle="1" w:styleId="51">
    <w:name w:val="Verbatim Char"/>
    <w:basedOn w:val="22"/>
    <w:link w:val="52"/>
    <w:qFormat/>
    <w:uiPriority w:val="0"/>
    <w:rPr>
      <w:rFonts w:ascii="Consolas" w:hAnsi="Consolas"/>
      <w:sz w:val="22"/>
    </w:rPr>
  </w:style>
  <w:style w:type="paragraph" w:customStyle="1" w:styleId="52">
    <w:name w:val="Source Code"/>
    <w:basedOn w:val="1"/>
    <w:link w:val="51"/>
    <w:qFormat/>
    <w:uiPriority w:val="0"/>
    <w:pPr>
      <w:shd w:val="clear" w:color="auto" w:fill="F1F3F5"/>
      <w:wordWrap w:val="0"/>
    </w:pPr>
  </w:style>
  <w:style w:type="character" w:customStyle="1" w:styleId="53">
    <w:name w:val="Section Number"/>
    <w:basedOn w:val="22"/>
    <w:qFormat/>
    <w:uiPriority w:val="0"/>
  </w:style>
  <w:style w:type="paragraph" w:customStyle="1" w:styleId="54">
    <w:name w:val="TOC Heading"/>
    <w:basedOn w:val="2"/>
    <w:next w:val="3"/>
    <w:unhideWhenUsed/>
    <w:qFormat/>
    <w:uiPriority w:val="39"/>
    <w:pPr>
      <w:spacing w:before="240" w:line="259" w:lineRule="auto"/>
      <w:outlineLvl w:val="9"/>
    </w:pPr>
  </w:style>
  <w:style w:type="character" w:customStyle="1" w:styleId="55">
    <w:name w:val="KeywordTok"/>
    <w:basedOn w:val="51"/>
    <w:qFormat/>
    <w:uiPriority w:val="0"/>
    <w:rPr>
      <w:rFonts w:ascii="Consolas" w:hAnsi="Consolas"/>
      <w:b/>
      <w:color w:val="003B4F"/>
      <w:sz w:val="22"/>
      <w:shd w:val="clear" w:color="auto" w:fill="F1F3F5"/>
    </w:rPr>
  </w:style>
  <w:style w:type="character" w:customStyle="1" w:styleId="56">
    <w:name w:val="DataTypeTok"/>
    <w:basedOn w:val="51"/>
    <w:qFormat/>
    <w:uiPriority w:val="0"/>
    <w:rPr>
      <w:rFonts w:ascii="Consolas" w:hAnsi="Consolas"/>
      <w:color w:val="AD0000"/>
      <w:sz w:val="22"/>
      <w:shd w:val="clear" w:color="auto" w:fill="F1F3F5"/>
    </w:rPr>
  </w:style>
  <w:style w:type="character" w:customStyle="1" w:styleId="57">
    <w:name w:val="DecValTok"/>
    <w:basedOn w:val="51"/>
    <w:qFormat/>
    <w:uiPriority w:val="0"/>
    <w:rPr>
      <w:rFonts w:ascii="Consolas" w:hAnsi="Consolas"/>
      <w:color w:val="AD0000"/>
      <w:sz w:val="22"/>
      <w:shd w:val="clear" w:color="auto" w:fill="F1F3F5"/>
    </w:rPr>
  </w:style>
  <w:style w:type="character" w:customStyle="1" w:styleId="58">
    <w:name w:val="BaseNTok"/>
    <w:basedOn w:val="51"/>
    <w:qFormat/>
    <w:uiPriority w:val="0"/>
    <w:rPr>
      <w:rFonts w:ascii="Consolas" w:hAnsi="Consolas"/>
      <w:color w:val="AD0000"/>
      <w:sz w:val="22"/>
      <w:shd w:val="clear" w:color="auto" w:fill="F1F3F5"/>
    </w:rPr>
  </w:style>
  <w:style w:type="character" w:customStyle="1" w:styleId="59">
    <w:name w:val="FloatTok"/>
    <w:basedOn w:val="51"/>
    <w:qFormat/>
    <w:uiPriority w:val="0"/>
    <w:rPr>
      <w:rFonts w:ascii="Consolas" w:hAnsi="Consolas"/>
      <w:color w:val="AD0000"/>
      <w:sz w:val="22"/>
      <w:shd w:val="clear" w:color="auto" w:fill="F1F3F5"/>
    </w:rPr>
  </w:style>
  <w:style w:type="character" w:customStyle="1" w:styleId="60">
    <w:name w:val="ConstantTok"/>
    <w:basedOn w:val="51"/>
    <w:qFormat/>
    <w:uiPriority w:val="0"/>
    <w:rPr>
      <w:rFonts w:ascii="Consolas" w:hAnsi="Consolas"/>
      <w:color w:val="8F5902"/>
      <w:sz w:val="22"/>
      <w:shd w:val="clear" w:color="auto" w:fill="F1F3F5"/>
    </w:rPr>
  </w:style>
  <w:style w:type="character" w:customStyle="1" w:styleId="61">
    <w:name w:val="CharTok"/>
    <w:basedOn w:val="51"/>
    <w:qFormat/>
    <w:uiPriority w:val="0"/>
    <w:rPr>
      <w:rFonts w:ascii="Consolas" w:hAnsi="Consolas"/>
      <w:color w:val="20794D"/>
      <w:sz w:val="22"/>
      <w:shd w:val="clear" w:color="auto" w:fill="F1F3F5"/>
    </w:rPr>
  </w:style>
  <w:style w:type="character" w:customStyle="1" w:styleId="62">
    <w:name w:val="SpecialCharTok"/>
    <w:basedOn w:val="51"/>
    <w:qFormat/>
    <w:uiPriority w:val="0"/>
    <w:rPr>
      <w:rFonts w:ascii="Consolas" w:hAnsi="Consolas"/>
      <w:color w:val="5E5E5E"/>
      <w:sz w:val="22"/>
      <w:shd w:val="clear" w:color="auto" w:fill="F1F3F5"/>
    </w:rPr>
  </w:style>
  <w:style w:type="character" w:customStyle="1" w:styleId="63">
    <w:name w:val="StringTok"/>
    <w:basedOn w:val="51"/>
    <w:qFormat/>
    <w:uiPriority w:val="0"/>
    <w:rPr>
      <w:rFonts w:ascii="Consolas" w:hAnsi="Consolas"/>
      <w:color w:val="20794D"/>
      <w:sz w:val="22"/>
      <w:shd w:val="clear" w:color="auto" w:fill="F1F3F5"/>
    </w:rPr>
  </w:style>
  <w:style w:type="character" w:customStyle="1" w:styleId="64">
    <w:name w:val="VerbatimStringTok"/>
    <w:basedOn w:val="51"/>
    <w:qFormat/>
    <w:uiPriority w:val="0"/>
    <w:rPr>
      <w:rFonts w:ascii="Consolas" w:hAnsi="Consolas"/>
      <w:color w:val="20794D"/>
      <w:sz w:val="22"/>
      <w:shd w:val="clear" w:color="auto" w:fill="F1F3F5"/>
    </w:rPr>
  </w:style>
  <w:style w:type="character" w:customStyle="1" w:styleId="65">
    <w:name w:val="SpecialStringTok"/>
    <w:basedOn w:val="51"/>
    <w:qFormat/>
    <w:uiPriority w:val="0"/>
    <w:rPr>
      <w:rFonts w:ascii="Consolas" w:hAnsi="Consolas"/>
      <w:color w:val="20794D"/>
      <w:sz w:val="22"/>
      <w:shd w:val="clear" w:color="auto" w:fill="F1F3F5"/>
    </w:rPr>
  </w:style>
  <w:style w:type="character" w:customStyle="1" w:styleId="66">
    <w:name w:val="ImportTok"/>
    <w:basedOn w:val="51"/>
    <w:qFormat/>
    <w:uiPriority w:val="0"/>
    <w:rPr>
      <w:rFonts w:ascii="Consolas" w:hAnsi="Consolas"/>
      <w:color w:val="00769E"/>
      <w:sz w:val="22"/>
      <w:shd w:val="clear" w:color="auto" w:fill="F1F3F5"/>
    </w:rPr>
  </w:style>
  <w:style w:type="character" w:customStyle="1" w:styleId="67">
    <w:name w:val="CommentTok"/>
    <w:basedOn w:val="51"/>
    <w:qFormat/>
    <w:uiPriority w:val="0"/>
    <w:rPr>
      <w:rFonts w:ascii="Consolas" w:hAnsi="Consolas"/>
      <w:color w:val="5E5E5E"/>
      <w:sz w:val="22"/>
      <w:shd w:val="clear" w:color="auto" w:fill="F1F3F5"/>
    </w:rPr>
  </w:style>
  <w:style w:type="character" w:customStyle="1" w:styleId="68">
    <w:name w:val="DocumentationTok"/>
    <w:basedOn w:val="51"/>
    <w:qFormat/>
    <w:uiPriority w:val="0"/>
    <w:rPr>
      <w:rFonts w:ascii="Consolas" w:hAnsi="Consolas"/>
      <w:i/>
      <w:color w:val="5E5E5E"/>
      <w:sz w:val="22"/>
      <w:shd w:val="clear" w:color="auto" w:fill="F1F3F5"/>
    </w:rPr>
  </w:style>
  <w:style w:type="character" w:customStyle="1" w:styleId="69">
    <w:name w:val="AnnotationTok"/>
    <w:basedOn w:val="51"/>
    <w:qFormat/>
    <w:uiPriority w:val="0"/>
    <w:rPr>
      <w:rFonts w:ascii="Consolas" w:hAnsi="Consolas"/>
      <w:color w:val="5E5E5E"/>
      <w:sz w:val="22"/>
      <w:shd w:val="clear" w:color="auto" w:fill="F1F3F5"/>
    </w:rPr>
  </w:style>
  <w:style w:type="character" w:customStyle="1" w:styleId="70">
    <w:name w:val="CommentVarTok"/>
    <w:basedOn w:val="51"/>
    <w:qFormat/>
    <w:uiPriority w:val="0"/>
    <w:rPr>
      <w:rFonts w:ascii="Consolas" w:hAnsi="Consolas"/>
      <w:i/>
      <w:color w:val="5E5E5E"/>
      <w:sz w:val="22"/>
      <w:shd w:val="clear" w:color="auto" w:fill="F1F3F5"/>
    </w:rPr>
  </w:style>
  <w:style w:type="character" w:customStyle="1" w:styleId="71">
    <w:name w:val="OtherTok"/>
    <w:basedOn w:val="51"/>
    <w:qFormat/>
    <w:uiPriority w:val="0"/>
    <w:rPr>
      <w:rFonts w:ascii="Consolas" w:hAnsi="Consolas"/>
      <w:color w:val="003B4F"/>
      <w:sz w:val="22"/>
      <w:shd w:val="clear" w:color="auto" w:fill="F1F3F5"/>
    </w:rPr>
  </w:style>
  <w:style w:type="character" w:customStyle="1" w:styleId="72">
    <w:name w:val="FunctionTok"/>
    <w:basedOn w:val="51"/>
    <w:qFormat/>
    <w:uiPriority w:val="0"/>
    <w:rPr>
      <w:rFonts w:ascii="Consolas" w:hAnsi="Consolas"/>
      <w:color w:val="4758AB"/>
      <w:sz w:val="22"/>
      <w:shd w:val="clear" w:color="auto" w:fill="F1F3F5"/>
    </w:rPr>
  </w:style>
  <w:style w:type="character" w:customStyle="1" w:styleId="73">
    <w:name w:val="VariableTok"/>
    <w:basedOn w:val="51"/>
    <w:qFormat/>
    <w:uiPriority w:val="0"/>
    <w:rPr>
      <w:rFonts w:ascii="Consolas" w:hAnsi="Consolas"/>
      <w:color w:val="111111"/>
      <w:sz w:val="22"/>
      <w:shd w:val="clear" w:color="auto" w:fill="F1F3F5"/>
    </w:rPr>
  </w:style>
  <w:style w:type="character" w:customStyle="1" w:styleId="74">
    <w:name w:val="ControlFlowTok"/>
    <w:basedOn w:val="51"/>
    <w:qFormat/>
    <w:uiPriority w:val="0"/>
    <w:rPr>
      <w:rFonts w:ascii="Consolas" w:hAnsi="Consolas"/>
      <w:b/>
      <w:color w:val="003B4F"/>
      <w:sz w:val="22"/>
      <w:shd w:val="clear" w:color="auto" w:fill="F1F3F5"/>
    </w:rPr>
  </w:style>
  <w:style w:type="character" w:customStyle="1" w:styleId="75">
    <w:name w:val="OperatorTok"/>
    <w:basedOn w:val="51"/>
    <w:qFormat/>
    <w:uiPriority w:val="0"/>
    <w:rPr>
      <w:rFonts w:ascii="Consolas" w:hAnsi="Consolas"/>
      <w:color w:val="5E5E5E"/>
      <w:sz w:val="22"/>
      <w:shd w:val="clear" w:color="auto" w:fill="F1F3F5"/>
    </w:rPr>
  </w:style>
  <w:style w:type="character" w:customStyle="1" w:styleId="76">
    <w:name w:val="BuiltInTok"/>
    <w:basedOn w:val="51"/>
    <w:qFormat/>
    <w:uiPriority w:val="0"/>
    <w:rPr>
      <w:rFonts w:ascii="Consolas" w:hAnsi="Consolas"/>
      <w:color w:val="003B4F"/>
      <w:sz w:val="22"/>
      <w:shd w:val="clear" w:color="auto" w:fill="F1F3F5"/>
    </w:rPr>
  </w:style>
  <w:style w:type="character" w:customStyle="1" w:styleId="77">
    <w:name w:val="ExtensionTok"/>
    <w:basedOn w:val="51"/>
    <w:qFormat/>
    <w:uiPriority w:val="0"/>
    <w:rPr>
      <w:rFonts w:ascii="Consolas" w:hAnsi="Consolas"/>
      <w:color w:val="003B4F"/>
      <w:sz w:val="22"/>
      <w:shd w:val="clear" w:color="auto" w:fill="F1F3F5"/>
    </w:rPr>
  </w:style>
  <w:style w:type="character" w:customStyle="1" w:styleId="78">
    <w:name w:val="PreprocessorTok"/>
    <w:basedOn w:val="51"/>
    <w:qFormat/>
    <w:uiPriority w:val="0"/>
    <w:rPr>
      <w:rFonts w:ascii="Consolas" w:hAnsi="Consolas"/>
      <w:color w:val="AD0000"/>
      <w:sz w:val="22"/>
      <w:shd w:val="clear" w:color="auto" w:fill="F1F3F5"/>
    </w:rPr>
  </w:style>
  <w:style w:type="character" w:customStyle="1" w:styleId="79">
    <w:name w:val="AttributeTok"/>
    <w:basedOn w:val="51"/>
    <w:qFormat/>
    <w:uiPriority w:val="0"/>
    <w:rPr>
      <w:rFonts w:ascii="Consolas" w:hAnsi="Consolas"/>
      <w:color w:val="657422"/>
      <w:sz w:val="22"/>
      <w:shd w:val="clear" w:color="auto" w:fill="F1F3F5"/>
    </w:rPr>
  </w:style>
  <w:style w:type="character" w:customStyle="1" w:styleId="80">
    <w:name w:val="RegionMarkerTok"/>
    <w:basedOn w:val="51"/>
    <w:qFormat/>
    <w:uiPriority w:val="0"/>
    <w:rPr>
      <w:rFonts w:ascii="Consolas" w:hAnsi="Consolas"/>
      <w:color w:val="003B4F"/>
      <w:sz w:val="22"/>
      <w:shd w:val="clear" w:color="auto" w:fill="F1F3F5"/>
    </w:rPr>
  </w:style>
  <w:style w:type="character" w:customStyle="1" w:styleId="81">
    <w:name w:val="InformationTok"/>
    <w:basedOn w:val="51"/>
    <w:qFormat/>
    <w:uiPriority w:val="0"/>
    <w:rPr>
      <w:rFonts w:ascii="Consolas" w:hAnsi="Consolas"/>
      <w:color w:val="5E5E5E"/>
      <w:sz w:val="22"/>
      <w:shd w:val="clear" w:color="auto" w:fill="F1F3F5"/>
    </w:rPr>
  </w:style>
  <w:style w:type="character" w:customStyle="1" w:styleId="82">
    <w:name w:val="WarningTok"/>
    <w:basedOn w:val="51"/>
    <w:qFormat/>
    <w:uiPriority w:val="0"/>
    <w:rPr>
      <w:rFonts w:ascii="Consolas" w:hAnsi="Consolas"/>
      <w:i/>
      <w:color w:val="5E5E5E"/>
      <w:sz w:val="22"/>
      <w:shd w:val="clear" w:color="auto" w:fill="F1F3F5"/>
    </w:rPr>
  </w:style>
  <w:style w:type="character" w:customStyle="1" w:styleId="83">
    <w:name w:val="AlertTok"/>
    <w:basedOn w:val="51"/>
    <w:qFormat/>
    <w:uiPriority w:val="0"/>
    <w:rPr>
      <w:rFonts w:ascii="Consolas" w:hAnsi="Consolas"/>
      <w:color w:val="AD0000"/>
      <w:sz w:val="22"/>
      <w:shd w:val="clear" w:color="auto" w:fill="F1F3F5"/>
    </w:rPr>
  </w:style>
  <w:style w:type="character" w:customStyle="1" w:styleId="84">
    <w:name w:val="ErrorTok"/>
    <w:basedOn w:val="51"/>
    <w:qFormat/>
    <w:uiPriority w:val="0"/>
    <w:rPr>
      <w:rFonts w:ascii="Consolas" w:hAnsi="Consolas"/>
      <w:color w:val="AD0000"/>
      <w:sz w:val="22"/>
      <w:shd w:val="clear" w:color="auto" w:fill="F1F3F5"/>
    </w:rPr>
  </w:style>
  <w:style w:type="character" w:customStyle="1" w:styleId="85">
    <w:name w:val="NormalTok"/>
    <w:basedOn w:val="51"/>
    <w:qFormat/>
    <w:uiPriority w:val="0"/>
    <w:rPr>
      <w:rFonts w:ascii="Consolas" w:hAnsi="Consolas"/>
      <w:color w:val="003B4F"/>
      <w:sz w:val="22"/>
      <w:shd w:val="clear" w:color="auto" w:fill="F1F3F5"/>
    </w:rPr>
  </w:style>
  <w:style w:type="character" w:customStyle="1" w:styleId="86">
    <w:name w:val="Comment Text Char"/>
    <w:basedOn w:val="12"/>
    <w:link w:val="17"/>
    <w:qFormat/>
    <w:uiPriority w:val="0"/>
    <w:rPr>
      <w:sz w:val="20"/>
      <w:szCs w:val="20"/>
    </w:rPr>
  </w:style>
  <w:style w:type="character" w:customStyle="1" w:styleId="87">
    <w:name w:val="Comment Subject Char"/>
    <w:basedOn w:val="86"/>
    <w:link w:val="18"/>
    <w:qFormat/>
    <w:uiPriority w:val="0"/>
    <w:rPr>
      <w:b/>
      <w:bCs/>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7" Type="http://schemas.microsoft.com/office/2011/relationships/people" Target="people.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21</Pages>
  <Words>7860</Words>
  <Characters>44805</Characters>
  <Lines>373</Lines>
  <Paragraphs>105</Paragraphs>
  <TotalTime>146</TotalTime>
  <ScaleCrop>false</ScaleCrop>
  <LinksUpToDate>false</LinksUpToDate>
  <CharactersWithSpaces>52560</CharactersWithSpaces>
  <Application>WPS Office_11.1.0.9505_F1E327BC-269C-435d-A152-05C5408002CA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2026-10-10T17:58:00Z</dcterms:created>
  <dc:creator>F.M. Narbona, S. Acevedo, C. Del Río, A. Siegmund, F. Lobos-Roco</dc:creator>
  <cp:lastModifiedBy>felipe</cp:lastModifiedBy>
  <dcterms:modified xsi:type="dcterms:W3CDTF">2026-10-11T20:11:18Z</dcterms:modified>
  <dc:title>Thermodynamic characterization of the marine boundary layer during fog and dew occurrences in the hyperarid coastal climate of the Atacama Desert</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In the hyperarid coastal Atacama Desert, fog and dew are the main water sources for ecosystems and local communities, but standard passive collectors cannot separate them because their collection periods overlap. We distinguish fog from dew occurrences and characterize the thermodynamic structure of the marine boundary layer under each regime, using 10-min observations from 2024 along a nine-station topographic transect at Cerro Oyarbide (48 to 1354 m a.s.l.), combined with horizontal visibility and GOES-16 fog and low cloud (FLC) detection. Occurrences were classified as fog when visibility was below 1000 m and as dew otherwise, using GOES-16 FLC when visibility was unavailable. Atmospheric water was collected in 8.6% of the 10-min records of the year. Within this window, the collectors attributed 4.0% to dew alone and 46.8% to both collectors, whereas the classification assigned 54.2% to fog and 45.8% to dew. Fog developed under a better-mixed boundary layer than dew, with mean potential temperature gradients at the main station of 2.57×10⁻³ K m⁻¹ under fog and 3.34×10⁻³ K m⁻¹ under dew, compared with 9.4×10⁻³ K m⁻¹ without occurrences, although the fog and dew distributions overlapped. Humidity and wind speed gradients separated active occurrences from periods without occurrences better than fog from dew. Specific humidity increased after fog records (+0.47 g kg⁻¹ after 180 min) but remained nearly unchanged after dew records (+0.07 g kg⁻¹), so no humidity sink was detected under dew. Thus, standard collectors strongly underestimate dew, and thermal stability is the main thermodynamic signature separating fog from dew.</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references_v02.bib</vt:lpwstr>
  </property>
  <property fmtid="{D5CDD505-2E9C-101B-9397-08002B2CF9AE}" pid="6" name="by-author">
    <vt:lpwstr/>
  </property>
  <property fmtid="{D5CDD505-2E9C-101B-9397-08002B2CF9AE}" pid="7" name="csl">
    <vt:lpwstr>apa.csl</vt:lpwstr>
  </property>
  <property fmtid="{D5CDD505-2E9C-101B-9397-08002B2CF9AE}" pid="8" name="date">
    <vt:lpwstr>2026-10-10</vt:lpwstr>
  </property>
  <property fmtid="{D5CDD505-2E9C-101B-9397-08002B2CF9AE}" pid="9" name="editor">
    <vt:lpwstr>visual</vt:lpwstr>
  </property>
  <property fmtid="{D5CDD505-2E9C-101B-9397-08002B2CF9AE}" pid="10" name="engines">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toc-title">
    <vt:lpwstr>Table of contents</vt:lpwstr>
  </property>
  <property fmtid="{D5CDD505-2E9C-101B-9397-08002B2CF9AE}" pid="16" name="KSOProductBuildVer">
    <vt:lpwstr>1033-11.1.0.9505</vt:lpwstr>
  </property>
</Properties>
</file>