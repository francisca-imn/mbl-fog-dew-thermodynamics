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jc w:val="center"/>
        <w:rPr>
          <w:rFonts w:hint="default" w:ascii="Arial" w:hAnsi="Arial" w:cs="Arial"/>
          <w:b/>
          <w:bCs/>
          <w:sz w:val="20"/>
          <w:szCs w:val="20"/>
        </w:rPr>
      </w:pPr>
      <w:r>
        <w:rPr>
          <w:rFonts w:hint="default" w:ascii="Arial" w:hAnsi="Arial" w:cs="Arial"/>
          <w:b/>
          <w:bCs/>
          <w:sz w:val="20"/>
          <w:szCs w:val="20"/>
        </w:rPr>
        <w:t>Thermodynamic characterization of the marine boundary layer during fog and dew events in the hyperarid coastal climate of the Atacama Desert</w:t>
      </w:r>
    </w:p>
    <w:p>
      <w:pPr>
        <w:pStyle w:val="30"/>
        <w:jc w:val="center"/>
        <w:rPr>
          <w:rFonts w:hint="default" w:ascii="Arial" w:hAnsi="Arial" w:cs="Arial"/>
          <w:sz w:val="20"/>
          <w:szCs w:val="20"/>
          <w:lang w:val="es-ES"/>
        </w:rPr>
      </w:pPr>
      <w:r>
        <w:rPr>
          <w:rFonts w:hint="default" w:ascii="Arial" w:hAnsi="Arial" w:cs="Arial"/>
          <w:sz w:val="20"/>
          <w:szCs w:val="20"/>
          <w:lang w:val="es-ES"/>
        </w:rPr>
        <w:t>F.M. Narbona, S. Acevedo, C. Del Río, A. Siegmund, F. Lobos-Roco</w:t>
      </w:r>
    </w:p>
    <w:p>
      <w:pPr>
        <w:pStyle w:val="19"/>
        <w:jc w:val="center"/>
        <w:rPr>
          <w:rFonts w:hint="default" w:ascii="Arial" w:hAnsi="Arial" w:cs="Arial"/>
          <w:sz w:val="20"/>
          <w:szCs w:val="20"/>
        </w:rPr>
      </w:pPr>
      <w:r>
        <w:rPr>
          <w:rFonts w:hint="default" w:ascii="Arial" w:hAnsi="Arial" w:cs="Arial"/>
          <w:sz w:val="20"/>
          <w:szCs w:val="20"/>
        </w:rPr>
        <w:t>2026-09-21</w:t>
      </w:r>
    </w:p>
    <w:p>
      <w:pPr>
        <w:pStyle w:val="2"/>
        <w:jc w:val="both"/>
        <w:rPr>
          <w:rFonts w:hint="default" w:ascii="Arial" w:hAnsi="Arial" w:cs="Arial"/>
          <w:sz w:val="20"/>
          <w:szCs w:val="20"/>
        </w:rPr>
      </w:pPr>
      <w:bookmarkStart w:id="0" w:name="introduction"/>
      <w:r>
        <w:rPr>
          <w:rFonts w:hint="default" w:ascii="Arial" w:hAnsi="Arial" w:cs="Arial"/>
          <w:sz w:val="20"/>
          <w:szCs w:val="20"/>
        </w:rPr>
        <w:t>Introduction</w:t>
      </w:r>
    </w:p>
    <w:p>
      <w:pPr>
        <w:pStyle w:val="26"/>
        <w:jc w:val="both"/>
        <w:rPr>
          <w:rFonts w:hint="default" w:ascii="Arial" w:hAnsi="Arial" w:cs="Arial"/>
          <w:sz w:val="20"/>
          <w:szCs w:val="20"/>
        </w:rPr>
      </w:pPr>
      <w:r>
        <w:rPr>
          <w:rFonts w:hint="default" w:ascii="Arial" w:hAnsi="Arial" w:cs="Arial"/>
          <w:sz w:val="20"/>
          <w:szCs w:val="20"/>
        </w:rPr>
        <w:t xml:space="preserve">In the coastal Atacama Desert, precipitation is almost null (Houston, 2006), thus fog and dew are the main water sources sustaining hyperarid ecosystems and local communities (Lobos-Roco et al., 2024; Río et al., 2021). In this area </w:t>
      </w:r>
      <w:r>
        <w:rPr>
          <w:rFonts w:hint="default" w:ascii="Arial" w:hAnsi="Arial" w:cs="Arial"/>
          <w:i/>
          <w:iCs/>
          <w:sz w:val="20"/>
          <w:szCs w:val="20"/>
        </w:rPr>
        <w:t>Tillandsia landbeckii</w:t>
      </w:r>
      <w:r>
        <w:rPr>
          <w:rFonts w:hint="default" w:ascii="Arial" w:hAnsi="Arial" w:cs="Arial"/>
          <w:sz w:val="20"/>
          <w:szCs w:val="20"/>
        </w:rPr>
        <w:t xml:space="preserve"> is a classic example of fog dependent vegetation, </w:t>
      </w:r>
      <w:del w:id="0" w:author="felipe" w:date="2026-09-21T15:01:40Z">
        <w:r>
          <w:rPr>
            <w:rFonts w:hint="default" w:ascii="Arial" w:hAnsi="Arial" w:cs="Arial"/>
            <w:sz w:val="20"/>
            <w:szCs w:val="20"/>
            <w:lang w:val="en-US"/>
          </w:rPr>
          <w:delText>concentrated</w:delText>
        </w:r>
      </w:del>
      <w:ins w:id="1" w:author="felipe" w:date="2026-09-21T15:01:40Z">
        <w:r>
          <w:rPr>
            <w:rFonts w:hint="default" w:ascii="Arial" w:hAnsi="Arial" w:cs="Arial"/>
            <w:sz w:val="20"/>
            <w:szCs w:val="20"/>
            <w:lang w:val="es"/>
          </w:rPr>
          <w:t>l</w:t>
        </w:r>
      </w:ins>
      <w:ins w:id="2" w:author="felipe" w:date="2026-09-21T15:01:41Z">
        <w:r>
          <w:rPr>
            <w:rFonts w:hint="default" w:ascii="Arial" w:hAnsi="Arial" w:cs="Arial"/>
            <w:sz w:val="20"/>
            <w:szCs w:val="20"/>
            <w:lang w:val="es"/>
          </w:rPr>
          <w:t>ocali</w:t>
        </w:r>
      </w:ins>
      <w:ins w:id="3" w:author="felipe" w:date="2026-09-21T15:01:42Z">
        <w:r>
          <w:rPr>
            <w:rFonts w:hint="default" w:ascii="Arial" w:hAnsi="Arial" w:cs="Arial"/>
            <w:sz w:val="20"/>
            <w:szCs w:val="20"/>
            <w:lang w:val="es"/>
          </w:rPr>
          <w:t>zed</w:t>
        </w:r>
      </w:ins>
      <w:r>
        <w:rPr>
          <w:rFonts w:hint="default" w:ascii="Arial" w:hAnsi="Arial" w:cs="Arial"/>
          <w:sz w:val="20"/>
          <w:szCs w:val="20"/>
        </w:rPr>
        <w:t xml:space="preserve"> within the fog belt between approximately </w:t>
      </w:r>
      <w:del w:id="4" w:author="felipe" w:date="2026-09-21T15:10:11Z">
        <w:r>
          <w:rPr>
            <w:rFonts w:hint="default" w:ascii="Arial" w:hAnsi="Arial" w:cs="Arial"/>
            <w:sz w:val="20"/>
            <w:szCs w:val="20"/>
            <w:lang w:val="en-US"/>
          </w:rPr>
          <w:delText>750</w:delText>
        </w:r>
      </w:del>
      <w:ins w:id="5" w:author="felipe" w:date="2026-09-21T15:10:11Z">
        <w:r>
          <w:rPr>
            <w:rFonts w:hint="default" w:ascii="Arial" w:hAnsi="Arial" w:cs="Arial"/>
            <w:sz w:val="20"/>
            <w:szCs w:val="20"/>
            <w:lang w:val="es"/>
          </w:rPr>
          <w:t>900</w:t>
        </w:r>
      </w:ins>
      <w:r>
        <w:rPr>
          <w:rFonts w:hint="default" w:ascii="Arial" w:hAnsi="Arial" w:cs="Arial"/>
          <w:sz w:val="20"/>
          <w:szCs w:val="20"/>
        </w:rPr>
        <w:t xml:space="preserve"> and 1200 m a.s.l. (Cereceda et al., 2008; García et al., 2021), while dew is thought to buffer this species during periods of reduced fog (Jabbusch &amp; Koch, 2025; Latorre et al., 2011). Other species share this dependence, including </w:t>
      </w:r>
      <w:commentRangeStart w:id="0"/>
      <w:r>
        <w:rPr>
          <w:rFonts w:hint="default" w:ascii="Arial" w:hAnsi="Arial" w:cs="Arial"/>
          <w:sz w:val="20"/>
          <w:szCs w:val="20"/>
        </w:rPr>
        <w:t xml:space="preserve">congeneric </w:t>
      </w:r>
      <w:r>
        <w:rPr>
          <w:rFonts w:hint="default" w:ascii="Arial" w:hAnsi="Arial" w:cs="Arial"/>
          <w:i/>
          <w:iCs/>
          <w:sz w:val="20"/>
          <w:szCs w:val="20"/>
          <w:rPrChange w:id="6" w:author="felipe" w:date="2026-09-21T15:02:27Z">
            <w:rPr>
              <w:rFonts w:hint="default" w:ascii="Arial" w:hAnsi="Arial" w:cs="Arial"/>
              <w:sz w:val="20"/>
              <w:szCs w:val="20"/>
            </w:rPr>
          </w:rPrChange>
        </w:rPr>
        <w:t>Tillandsia</w:t>
      </w:r>
      <w:commentRangeEnd w:id="0"/>
      <w:r>
        <w:commentReference w:id="0"/>
      </w:r>
      <w:r>
        <w:rPr>
          <w:rFonts w:hint="default" w:ascii="Arial" w:hAnsi="Arial" w:cs="Arial"/>
          <w:sz w:val="20"/>
          <w:szCs w:val="20"/>
        </w:rPr>
        <w:t xml:space="preserve"> (Pinto et al., 2006) and </w:t>
      </w:r>
      <w:del w:id="7" w:author="felipe" w:date="2026-09-21T15:02:15Z">
        <w:r>
          <w:rPr>
            <w:rFonts w:hint="default" w:ascii="Arial" w:hAnsi="Arial" w:cs="Arial"/>
            <w:sz w:val="20"/>
            <w:szCs w:val="20"/>
          </w:rPr>
          <w:delText xml:space="preserve">fog oasis </w:delText>
        </w:r>
      </w:del>
      <w:r>
        <w:rPr>
          <w:rFonts w:hint="default" w:ascii="Arial" w:hAnsi="Arial" w:cs="Arial"/>
          <w:sz w:val="20"/>
          <w:szCs w:val="20"/>
        </w:rPr>
        <w:t xml:space="preserve">biological soil crusts (Jung et al., 2019). Regarding dew specifically, the cactus </w:t>
      </w:r>
      <w:r>
        <w:rPr>
          <w:rFonts w:hint="default" w:ascii="Arial" w:hAnsi="Arial" w:cs="Arial"/>
          <w:i/>
          <w:iCs/>
          <w:sz w:val="20"/>
          <w:szCs w:val="20"/>
        </w:rPr>
        <w:t>Copiapoa cinerea var. haseltoniana</w:t>
      </w:r>
      <w:r>
        <w:rPr>
          <w:rFonts w:hint="default" w:ascii="Arial" w:hAnsi="Arial" w:cs="Arial"/>
          <w:sz w:val="20"/>
          <w:szCs w:val="20"/>
        </w:rP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pPr>
        <w:pStyle w:val="3"/>
        <w:jc w:val="both"/>
        <w:rPr>
          <w:rFonts w:hint="default" w:ascii="Arial" w:hAnsi="Arial" w:cs="Arial"/>
          <w:sz w:val="20"/>
          <w:szCs w:val="20"/>
        </w:rPr>
      </w:pPr>
      <w:r>
        <w:rPr>
          <w:rFonts w:hint="default" w:ascii="Arial" w:hAnsi="Arial" w:cs="Arial"/>
          <w:sz w:val="20"/>
          <w:szCs w:val="20"/>
        </w:rPr>
        <w:t>Fog and dew are condensation processes that occurs within the marine boundary layer (MBL), governed by turbulent mixing (fog), advection and thermal stratification (dew) (Lobos-Roco et al., 2024; Stull, 1988). Fog forms when a moist air parcel saturates, then reaching the dew point (</w:t>
      </w:r>
      <m:oMath>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air</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dew</m:t>
            </m:r>
            <m:ctrlPr>
              <w:rPr>
                <w:rFonts w:hint="default" w:ascii="Cambria Math" w:hAnsi="Cambria Math" w:cs="Arial"/>
                <w:sz w:val="20"/>
                <w:szCs w:val="20"/>
              </w:rPr>
            </m:ctrlPr>
          </m:sub>
        </m:sSub>
      </m:oMath>
      <w:r>
        <w:rPr>
          <w:rFonts w:hint="default" w:ascii="Arial" w:hAnsi="Arial" w:cs="Arial"/>
          <w:sz w:val="20"/>
          <w:szCs w:val="20"/>
        </w:rP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pPr>
        <w:pStyle w:val="3"/>
        <w:jc w:val="both"/>
        <w:rPr>
          <w:rFonts w:hint="default" w:ascii="Arial" w:hAnsi="Arial" w:cs="Arial"/>
          <w:sz w:val="20"/>
          <w:szCs w:val="20"/>
        </w:rPr>
      </w:pPr>
      <w:r>
        <w:rPr>
          <w:rFonts w:hint="default" w:ascii="Arial" w:hAnsi="Arial" w:cs="Arial"/>
          <w:sz w:val="20"/>
          <w:szCs w:val="20"/>
        </w:rPr>
        <w:t>In contrast, dew forms over surfaces, which driven by nocturnal radiative cooling, reach the dew point (</w:t>
      </w:r>
      <m:oMath>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surf</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dew</m:t>
            </m:r>
            <m:ctrlPr>
              <w:rPr>
                <w:rFonts w:hint="default" w:ascii="Cambria Math" w:hAnsi="Cambria Math" w:cs="Arial"/>
                <w:sz w:val="20"/>
                <w:szCs w:val="20"/>
              </w:rPr>
            </m:ctrlPr>
          </m:sub>
        </m:sSub>
      </m:oMath>
      <w:r>
        <w:rPr>
          <w:rFonts w:hint="default" w:ascii="Arial" w:hAnsi="Arial" w:cs="Arial"/>
          <w:sz w:val="20"/>
          <w:szCs w:val="20"/>
        </w:rPr>
        <w:t>), condensing directly on solid surfaces under clear, calm, humid conditions (</w:t>
      </w:r>
      <w:commentRangeStart w:id="1"/>
      <w:r>
        <w:rPr>
          <w:rFonts w:hint="default" w:ascii="Arial" w:hAnsi="Arial" w:cs="Arial"/>
          <w:sz w:val="20"/>
          <w:szCs w:val="20"/>
        </w:rPr>
        <w:t>Monteith, 1957</w:t>
      </w:r>
      <w:commentRangeEnd w:id="1"/>
      <w:r>
        <w:commentReference w:id="1"/>
      </w:r>
      <w:r>
        <w:rPr>
          <w:rFonts w:hint="default" w:ascii="Arial" w:hAnsi="Arial" w:cs="Arial"/>
          <w:sz w:val="20"/>
          <w:szCs w:val="20"/>
        </w:rPr>
        <w:t>).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pPr>
        <w:pStyle w:val="3"/>
        <w:jc w:val="both"/>
        <w:rPr>
          <w:rFonts w:hint="default" w:ascii="Arial" w:hAnsi="Arial" w:cs="Arial"/>
          <w:sz w:val="20"/>
          <w:szCs w:val="20"/>
        </w:rPr>
      </w:pPr>
      <w:r>
        <w:rPr>
          <w:rFonts w:hint="default" w:ascii="Arial" w:hAnsi="Arial" w:cs="Arial"/>
          <w:sz w:val="20"/>
          <w:szCs w:val="20"/>
        </w:rP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m:rPr/>
          <w:rPr>
            <w:rFonts w:hint="default" w:ascii="Cambria Math" w:hAnsi="Cambria Math" w:cs="Arial"/>
            <w:sz w:val="20"/>
            <w:szCs w:val="20"/>
          </w:rPr>
          <m:t>L </m:t>
        </m:r>
        <m:sSup>
          <m:sSupPr>
            <m:ctrlPr>
              <w:rPr>
                <w:rFonts w:hint="default" w:ascii="Cambria Math" w:hAnsi="Cambria Math" w:cs="Arial"/>
                <w:sz w:val="20"/>
                <w:szCs w:val="20"/>
              </w:rPr>
            </m:ctrlPr>
          </m:sSupPr>
          <m:e>
            <m:r>
              <m:rPr/>
              <w:rPr>
                <w:rFonts w:hint="default" w:ascii="Cambria Math" w:hAnsi="Cambria Math" w:cs="Arial"/>
                <w:sz w:val="20"/>
                <w:szCs w:val="20"/>
              </w:rPr>
              <m:t>m</m:t>
            </m:r>
            <m:ctrlPr>
              <w:rPr>
                <w:rFonts w:hint="default" w:ascii="Cambria Math" w:hAnsi="Cambria Math" w:cs="Arial"/>
                <w:sz w:val="20"/>
                <w:szCs w:val="20"/>
              </w:rPr>
            </m:ctrlPr>
          </m:e>
          <m:sup>
            <m:r>
              <m:rPr>
                <m:sty m:val="p"/>
              </m:rPr>
              <w:rPr>
                <w:rFonts w:hint="default" w:ascii="Cambria Math" w:hAnsi="Cambria Math" w:cs="Arial"/>
                <w:sz w:val="20"/>
                <w:szCs w:val="20"/>
              </w:rPr>
              <m:t>−</m:t>
            </m:r>
            <m:r>
              <m:rPr/>
              <w:rPr>
                <w:rFonts w:hint="default" w:ascii="Cambria Math" w:hAnsi="Cambria Math" w:cs="Arial"/>
                <w:sz w:val="20"/>
                <w:szCs w:val="20"/>
              </w:rPr>
              <m:t>2</m:t>
            </m:r>
            <m:ctrlPr>
              <w:rPr>
                <w:rFonts w:hint="default" w:ascii="Cambria Math" w:hAnsi="Cambria Math" w:cs="Arial"/>
                <w:sz w:val="20"/>
                <w:szCs w:val="20"/>
              </w:rPr>
            </m:ctrlPr>
          </m:sup>
        </m:sSup>
        <m:r>
          <m:rPr/>
          <w:rPr>
            <w:rFonts w:hint="default" w:ascii="Cambria Math" w:hAnsi="Cambria Math" w:cs="Arial"/>
            <w:sz w:val="20"/>
            <w:szCs w:val="20"/>
          </w:rPr>
          <m:t> da</m:t>
        </m:r>
        <m:sSup>
          <m:sSupPr>
            <m:ctrlPr>
              <w:rPr>
                <w:rFonts w:hint="default" w:ascii="Cambria Math" w:hAnsi="Cambria Math" w:cs="Arial"/>
                <w:sz w:val="20"/>
                <w:szCs w:val="20"/>
              </w:rPr>
            </m:ctrlPr>
          </m:sSupPr>
          <m:e>
            <m:r>
              <m:rPr/>
              <w:rPr>
                <w:rFonts w:hint="default" w:ascii="Cambria Math" w:hAnsi="Cambria Math" w:cs="Arial"/>
                <w:sz w:val="20"/>
                <w:szCs w:val="20"/>
              </w:rPr>
              <m:t>y</m:t>
            </m:r>
            <m:ctrlPr>
              <w:rPr>
                <w:rFonts w:hint="default" w:ascii="Cambria Math" w:hAnsi="Cambria Math" w:cs="Arial"/>
                <w:sz w:val="20"/>
                <w:szCs w:val="20"/>
              </w:rPr>
            </m:ctrlPr>
          </m:e>
          <m:sup>
            <m:r>
              <m:rPr>
                <m:sty m:val="p"/>
              </m:rPr>
              <w:rPr>
                <w:rFonts w:hint="default" w:ascii="Cambria Math" w:hAnsi="Cambria Math" w:cs="Arial"/>
                <w:sz w:val="20"/>
                <w:szCs w:val="20"/>
              </w:rPr>
              <m:t>−</m:t>
            </m:r>
            <m:r>
              <m:rPr/>
              <w:rPr>
                <w:rFonts w:hint="default" w:ascii="Cambria Math" w:hAnsi="Cambria Math" w:cs="Arial"/>
                <w:sz w:val="20"/>
                <w:szCs w:val="20"/>
              </w:rPr>
              <m:t>1</m:t>
            </m:r>
            <m:ctrlPr>
              <w:rPr>
                <w:rFonts w:hint="default" w:ascii="Cambria Math" w:hAnsi="Cambria Math" w:cs="Arial"/>
                <w:sz w:val="20"/>
                <w:szCs w:val="20"/>
              </w:rPr>
            </m:ctrlPr>
          </m:sup>
        </m:sSup>
      </m:oMath>
      <w:r>
        <w:rPr>
          <w:rFonts w:hint="default" w:ascii="Arial" w:hAnsi="Arial" w:cs="Arial"/>
          <w:sz w:val="20"/>
          <w:szCs w:val="20"/>
        </w:rP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pPr>
        <w:pStyle w:val="3"/>
        <w:jc w:val="both"/>
        <w:rPr>
          <w:rFonts w:hint="default" w:ascii="Arial" w:hAnsi="Arial" w:cs="Arial"/>
          <w:sz w:val="20"/>
          <w:szCs w:val="20"/>
        </w:rPr>
      </w:pPr>
      <w:r>
        <w:rPr>
          <w:rFonts w:hint="default" w:ascii="Arial" w:hAnsi="Arial" w:cs="Arial"/>
          <w:sz w:val="20"/>
          <w:szCs w:val="20"/>
        </w:rP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pPr>
        <w:pStyle w:val="3"/>
        <w:jc w:val="both"/>
        <w:rPr>
          <w:rFonts w:hint="default" w:ascii="Arial" w:hAnsi="Arial" w:cs="Arial"/>
          <w:sz w:val="20"/>
          <w:szCs w:val="20"/>
        </w:rPr>
      </w:pPr>
      <w:r>
        <w:rPr>
          <w:rFonts w:hint="default" w:ascii="Arial" w:hAnsi="Arial" w:cs="Arial"/>
          <w:sz w:val="20"/>
          <w:szCs w:val="20"/>
        </w:rPr>
        <w:t>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w:t>
      </w:r>
      <w:ins w:id="8" w:author="felipe" w:date="2026-09-21T15:07:46Z">
        <w:r>
          <w:rPr>
            <w:rFonts w:hint="default" w:ascii="Arial" w:hAnsi="Arial" w:cs="Arial"/>
            <w:sz w:val="20"/>
            <w:szCs w:val="20"/>
            <w:lang w:val="es"/>
          </w:rPr>
          <w:t xml:space="preserve"> </w:t>
        </w:r>
      </w:ins>
      <w:r>
        <w:rPr>
          <w:rFonts w:hint="default" w:ascii="Arial" w:hAnsi="Arial" w:cs="Arial"/>
          <w:sz w:val="20"/>
          <w:szCs w:val="20"/>
        </w:rPr>
        <w:t>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bookmarkEnd w:id="0"/>
    <w:p>
      <w:pPr>
        <w:pStyle w:val="2"/>
        <w:jc w:val="both"/>
        <w:rPr>
          <w:rFonts w:hint="default" w:ascii="Arial" w:hAnsi="Arial" w:cs="Arial"/>
          <w:sz w:val="20"/>
          <w:szCs w:val="20"/>
        </w:rPr>
      </w:pPr>
      <w:bookmarkStart w:id="1" w:name="outline-methods"/>
      <w:r>
        <w:rPr>
          <w:rFonts w:hint="default" w:ascii="Arial" w:hAnsi="Arial" w:cs="Arial"/>
          <w:sz w:val="20"/>
          <w:szCs w:val="20"/>
        </w:rPr>
        <w:t>Outline methods</w:t>
      </w:r>
    </w:p>
    <w:p>
      <w:pPr>
        <w:pStyle w:val="4"/>
        <w:jc w:val="both"/>
        <w:rPr>
          <w:rFonts w:hint="default" w:ascii="Arial" w:hAnsi="Arial" w:cs="Arial"/>
          <w:sz w:val="20"/>
          <w:szCs w:val="20"/>
        </w:rPr>
      </w:pPr>
      <w:bookmarkStart w:id="2" w:name="study-area-cerro-oyarbide"/>
      <w:r>
        <w:rPr>
          <w:rFonts w:hint="default" w:ascii="Arial" w:hAnsi="Arial" w:cs="Arial"/>
          <w:sz w:val="20"/>
          <w:szCs w:val="20"/>
        </w:rPr>
        <w:t>Study area: Cerro Oyarbide</w:t>
      </w:r>
    </w:p>
    <w:p>
      <w:pPr>
        <w:pStyle w:val="26"/>
        <w:jc w:val="both"/>
        <w:rPr>
          <w:rFonts w:hint="default" w:ascii="Arial" w:hAnsi="Arial" w:cs="Arial"/>
          <w:sz w:val="20"/>
          <w:szCs w:val="20"/>
        </w:rPr>
      </w:pPr>
      <w:r>
        <w:rPr>
          <w:rFonts w:hint="default" w:ascii="Arial" w:hAnsi="Arial" w:cs="Arial"/>
          <w:sz w:val="20"/>
          <w:szCs w:val="20"/>
        </w:rPr>
        <w:t xml:space="preserve">The meteorological observations used in this study are located over a topographic transect placed at Cerro Oyarbide (~20.61°S, 70.07°W). This site is located in </w:t>
      </w:r>
      <w:ins w:id="9" w:author="felipe" w:date="2026-09-21T15:09:14Z">
        <w:r>
          <w:rPr>
            <w:rFonts w:hint="default" w:ascii="Arial" w:hAnsi="Arial" w:cs="Arial"/>
            <w:sz w:val="20"/>
            <w:szCs w:val="20"/>
            <w:lang w:val="es"/>
          </w:rPr>
          <w:t>the</w:t>
        </w:r>
      </w:ins>
      <w:ins w:id="10" w:author="felipe" w:date="2026-09-21T15:09:15Z">
        <w:r>
          <w:rPr>
            <w:rFonts w:hint="default" w:ascii="Arial" w:hAnsi="Arial" w:cs="Arial"/>
            <w:sz w:val="20"/>
            <w:szCs w:val="20"/>
            <w:lang w:val="es"/>
          </w:rPr>
          <w:t xml:space="preserve"> A</w:t>
        </w:r>
      </w:ins>
      <w:ins w:id="11" w:author="felipe" w:date="2026-09-21T15:09:16Z">
        <w:r>
          <w:rPr>
            <w:rFonts w:hint="default" w:ascii="Arial" w:hAnsi="Arial" w:cs="Arial"/>
            <w:sz w:val="20"/>
            <w:szCs w:val="20"/>
            <w:lang w:val="es"/>
          </w:rPr>
          <w:t>tacama</w:t>
        </w:r>
      </w:ins>
      <w:del w:id="12" w:author="felipe" w:date="2026-09-21T15:09:13Z">
        <w:r>
          <w:rPr>
            <w:rFonts w:hint="default" w:ascii="Arial" w:hAnsi="Arial" w:cs="Arial"/>
            <w:sz w:val="20"/>
            <w:szCs w:val="20"/>
          </w:rPr>
          <w:delText>a</w:delText>
        </w:r>
      </w:del>
      <w:r>
        <w:rPr>
          <w:rFonts w:hint="default" w:ascii="Arial" w:hAnsi="Arial" w:cs="Arial"/>
          <w:sz w:val="20"/>
          <w:szCs w:val="20"/>
        </w:rPr>
        <w:t xml:space="preserve"> coastal mountain</w:t>
      </w:r>
      <w:ins w:id="13" w:author="felipe" w:date="2026-09-21T15:09:20Z">
        <w:r>
          <w:rPr>
            <w:rFonts w:hint="default" w:ascii="Arial" w:hAnsi="Arial" w:cs="Arial"/>
            <w:sz w:val="20"/>
            <w:szCs w:val="20"/>
            <w:lang w:val="es"/>
          </w:rPr>
          <w:t xml:space="preserve"> r</w:t>
        </w:r>
      </w:ins>
      <w:ins w:id="14" w:author="felipe" w:date="2026-09-21T15:09:21Z">
        <w:r>
          <w:rPr>
            <w:rFonts w:hint="default" w:ascii="Arial" w:hAnsi="Arial" w:cs="Arial"/>
            <w:sz w:val="20"/>
            <w:szCs w:val="20"/>
            <w:lang w:val="es"/>
          </w:rPr>
          <w:t>an</w:t>
        </w:r>
      </w:ins>
      <w:ins w:id="15" w:author="felipe" w:date="2026-09-21T15:09:22Z">
        <w:r>
          <w:rPr>
            <w:rFonts w:hint="default" w:ascii="Arial" w:hAnsi="Arial" w:cs="Arial"/>
            <w:sz w:val="20"/>
            <w:szCs w:val="20"/>
            <w:lang w:val="es"/>
          </w:rPr>
          <w:t>ge</w:t>
        </w:r>
      </w:ins>
      <w:r>
        <w:rPr>
          <w:rFonts w:hint="default" w:ascii="Arial" w:hAnsi="Arial" w:cs="Arial"/>
          <w:sz w:val="20"/>
          <w:szCs w:val="20"/>
        </w:rPr>
        <w:t xml:space="preserve"> about 11 km inland from the coastline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xml:space="preserve">, B and D). The climate is hyper-arid, where no rain </w:t>
      </w:r>
      <w:del w:id="16" w:author="felipe" w:date="2026-09-21T15:09:37Z">
        <w:r>
          <w:rPr>
            <w:rFonts w:hint="default" w:ascii="Arial" w:hAnsi="Arial" w:cs="Arial"/>
            <w:sz w:val="20"/>
            <w:szCs w:val="20"/>
          </w:rPr>
          <w:delText>occurrs</w:delText>
        </w:r>
      </w:del>
      <w:ins w:id="17" w:author="felipe" w:date="2026-09-21T15:09:37Z">
        <w:r>
          <w:rPr>
            <w:rFonts w:hint="default" w:ascii="Arial" w:hAnsi="Arial" w:cs="Arial"/>
            <w:sz w:val="20"/>
            <w:szCs w:val="20"/>
            <w:lang w:val="es"/>
          </w:rPr>
          <w:t>occurs</w:t>
        </w:r>
      </w:ins>
      <w:r>
        <w:rPr>
          <w:rFonts w:hint="default" w:ascii="Arial" w:hAnsi="Arial" w:cs="Arial"/>
          <w:sz w:val="20"/>
          <w:szCs w:val="20"/>
        </w:rPr>
        <w:t xml:space="preserve"> and the sole water inputs to the surface </w:t>
      </w:r>
      <w:ins w:id="18" w:author="felipe" w:date="2026-09-21T15:09:49Z">
        <w:r>
          <w:rPr>
            <w:rFonts w:hint="default" w:ascii="Arial" w:hAnsi="Arial" w:cs="Arial"/>
            <w:sz w:val="20"/>
            <w:szCs w:val="20"/>
            <w:lang w:val="es"/>
          </w:rPr>
          <w:t>c</w:t>
        </w:r>
      </w:ins>
      <w:del w:id="19" w:author="felipe" w:date="2026-09-21T15:09:48Z">
        <w:r>
          <w:rPr>
            <w:rFonts w:hint="default" w:ascii="Arial" w:hAnsi="Arial" w:cs="Arial"/>
            <w:sz w:val="20"/>
            <w:szCs w:val="20"/>
          </w:rPr>
          <w:delText>s</w:delText>
        </w:r>
      </w:del>
      <w:r>
        <w:rPr>
          <w:rFonts w:hint="default" w:ascii="Arial" w:hAnsi="Arial" w:cs="Arial"/>
          <w:sz w:val="20"/>
          <w:szCs w:val="20"/>
        </w:rPr>
        <w:t xml:space="preserve">omes from dew and fog. Such conditions only allow the development of </w:t>
      </w:r>
      <w:r>
        <w:rPr>
          <w:rFonts w:hint="default" w:ascii="Arial" w:hAnsi="Arial" w:cs="Arial"/>
          <w:i/>
          <w:iCs/>
          <w:sz w:val="20"/>
          <w:szCs w:val="20"/>
        </w:rPr>
        <w:t>Tillandsia landbeckii</w:t>
      </w:r>
      <w:r>
        <w:rPr>
          <w:rFonts w:hint="default" w:ascii="Arial" w:hAnsi="Arial" w:cs="Arial"/>
          <w:sz w:val="20"/>
          <w:szCs w:val="20"/>
        </w:rPr>
        <w:t xml:space="preserve"> species, a rootless plant th</w:t>
      </w:r>
      <w:ins w:id="20" w:author="felipe" w:date="2026-09-21T15:09:59Z">
        <w:r>
          <w:rPr>
            <w:rFonts w:hint="default" w:ascii="Arial" w:hAnsi="Arial" w:cs="Arial"/>
            <w:sz w:val="20"/>
            <w:szCs w:val="20"/>
            <w:lang w:val="es"/>
          </w:rPr>
          <w:t>a</w:t>
        </w:r>
      </w:ins>
      <w:r>
        <w:rPr>
          <w:rFonts w:hint="default" w:ascii="Arial" w:hAnsi="Arial" w:cs="Arial"/>
          <w:sz w:val="20"/>
          <w:szCs w:val="20"/>
        </w:rPr>
        <w:t>t locates between 900 and 1200 m above sea level.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A). This band ranges from a cloud base as low as ~753 m a.s.l. to a cloud top as high as ~1400 m a.s.l. (Del Río et al.,2021). Within thi</w:t>
      </w:r>
      <w:ins w:id="21" w:author="felipe" w:date="2026-09-21T15:10:57Z">
        <w:r>
          <w:rPr>
            <w:rFonts w:hint="default" w:ascii="Arial" w:hAnsi="Arial" w:cs="Arial"/>
            <w:sz w:val="20"/>
            <w:szCs w:val="20"/>
            <w:lang w:val="es"/>
          </w:rPr>
          <w:t>s</w:t>
        </w:r>
      </w:ins>
      <w:r>
        <w:rPr>
          <w:rFonts w:hint="default" w:ascii="Arial" w:hAnsi="Arial" w:cs="Arial"/>
          <w:sz w:val="20"/>
          <w:szCs w:val="20"/>
        </w:rPr>
        <w:t xml:space="preserve"> gradient, our main station named OYA1211</w:t>
      </w:r>
      <w:del w:id="22" w:author="felipe" w:date="2026-09-21T15:11:08Z">
        <w:r>
          <w:rPr>
            <w:rFonts w:hint="default" w:ascii="Arial" w:hAnsi="Arial" w:cs="Arial"/>
            <w:sz w:val="20"/>
            <w:szCs w:val="20"/>
          </w:rPr>
          <w:delText xml:space="preserve"> </w:delText>
        </w:r>
      </w:del>
      <w:del w:id="23" w:author="felipe" w:date="2026-09-21T15:11:07Z">
        <w:r>
          <w:rPr>
            <w:rFonts w:hint="default" w:ascii="Arial" w:hAnsi="Arial" w:cs="Arial"/>
            <w:sz w:val="20"/>
            <w:szCs w:val="20"/>
          </w:rPr>
          <w:delText>is localed is</w:delText>
        </w:r>
      </w:del>
      <w:r>
        <w:rPr>
          <w:rFonts w:hint="default" w:ascii="Arial" w:hAnsi="Arial" w:cs="Arial"/>
          <w:sz w:val="20"/>
          <w:szCs w:val="20"/>
        </w:rPr>
        <w:t xml:space="preserve"> located on the upper border of </w:t>
      </w:r>
      <w:r>
        <w:rPr>
          <w:rFonts w:hint="default" w:ascii="Arial" w:hAnsi="Arial" w:cs="Arial"/>
          <w:i/>
          <w:iCs/>
          <w:sz w:val="20"/>
          <w:szCs w:val="20"/>
          <w:rPrChange w:id="24" w:author="felipe" w:date="2026-09-21T15:11:17Z">
            <w:rPr>
              <w:rFonts w:hint="default" w:ascii="Arial" w:hAnsi="Arial" w:cs="Arial"/>
              <w:sz w:val="20"/>
              <w:szCs w:val="20"/>
            </w:rPr>
          </w:rPrChange>
        </w:rPr>
        <w:t>Tillandsia landbeckii</w:t>
      </w:r>
      <w:r>
        <w:rPr>
          <w:rFonts w:hint="default" w:ascii="Arial" w:hAnsi="Arial" w:cs="Arial"/>
          <w:sz w:val="20"/>
          <w:szCs w:val="20"/>
        </w:rPr>
        <w:t xml:space="preserve"> fields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C), allowing direct characterization of the atmosphere-biosphere interaction at the same point where the classification protocol is anchored.</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both"/>
              <w:rPr>
                <w:rFonts w:hint="default" w:ascii="Arial" w:hAnsi="Arial" w:cs="Arial"/>
                <w:sz w:val="20"/>
                <w:szCs w:val="20"/>
              </w:rPr>
            </w:pPr>
            <w:commentRangeStart w:id="2"/>
            <w:commentRangeStart w:id="3"/>
            <w:commentRangeStart w:id="4"/>
            <w:bookmarkStart w:id="3" w:name="fig-oyarbide"/>
            <w:r>
              <w:rPr>
                <w:rFonts w:hint="default" w:ascii="Arial" w:hAnsi="Arial" w:cs="Arial"/>
                <w:sz w:val="20"/>
                <w:szCs w:val="20"/>
              </w:rPr>
              <w:drawing>
                <wp:inline distT="0" distB="0" distL="0" distR="0">
                  <wp:extent cx="5690235" cy="400812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
                          <a:stretch>
                            <a:fillRect/>
                          </a:stretch>
                        </pic:blipFill>
                        <pic:spPr>
                          <a:xfrm>
                            <a:off x="0" y="0"/>
                            <a:ext cx="5816810" cy="4097524"/>
                          </a:xfrm>
                          <a:prstGeom prst="rect">
                            <a:avLst/>
                          </a:prstGeom>
                          <a:noFill/>
                          <a:ln w="9525">
                            <a:noFill/>
                          </a:ln>
                        </pic:spPr>
                      </pic:pic>
                    </a:graphicData>
                  </a:graphic>
                </wp:inline>
              </w:drawing>
            </w:r>
            <w:commentRangeEnd w:id="2"/>
            <w:r>
              <w:rPr>
                <w:rStyle w:val="16"/>
                <w:rFonts w:hint="default" w:ascii="Arial" w:hAnsi="Arial" w:cs="Arial"/>
                <w:sz w:val="20"/>
                <w:szCs w:val="20"/>
              </w:rPr>
              <w:commentReference w:id="2"/>
            </w:r>
            <w:commentRangeEnd w:id="3"/>
            <w:r>
              <w:rPr>
                <w:rStyle w:val="16"/>
                <w:rFonts w:hint="default" w:ascii="Arial" w:hAnsi="Arial" w:cs="Arial"/>
                <w:sz w:val="20"/>
                <w:szCs w:val="20"/>
              </w:rPr>
              <w:commentReference w:id="3"/>
            </w:r>
            <w:commentRangeEnd w:id="4"/>
            <w:r>
              <w:commentReference w:id="4"/>
            </w:r>
          </w:p>
          <w:p>
            <w:pPr>
              <w:pStyle w:val="48"/>
              <w:spacing w:before="200"/>
              <w:jc w:val="both"/>
              <w:rPr>
                <w:rFonts w:hint="default" w:ascii="Arial" w:hAnsi="Arial" w:cs="Arial"/>
                <w:sz w:val="20"/>
                <w:szCs w:val="20"/>
              </w:rPr>
            </w:pPr>
            <w:r>
              <w:rPr>
                <w:rFonts w:hint="default" w:ascii="Arial" w:hAnsi="Arial" w:cs="Arial"/>
                <w:sz w:val="20"/>
                <w:szCs w:val="20"/>
              </w:rPr>
              <w:t xml:space="preserve">Figure 1: Overview of the study site at Cerro Oyarbide, Atacama Desert, Chile. (A) Satellite image showing a perspective view of the meteorological station topographic transect on Cerro Oyarbide. Each station is labeled with its operating altitude (m a.s.l.) and its geographic position in decimal degrees. The dotted line traces the dominant fog advection direction indicated. </w:t>
            </w:r>
            <w:commentRangeStart w:id="5"/>
            <w:r>
              <w:rPr>
                <w:rFonts w:hint="default" w:ascii="Arial" w:hAnsi="Arial" w:cs="Arial"/>
                <w:sz w:val="20"/>
                <w:szCs w:val="20"/>
              </w:rPr>
              <w:t>(B) Location of the study area within the South American continent, with the red marker indicating the region of interest along the northern Chilean coast.</w:t>
            </w:r>
            <w:commentRangeEnd w:id="5"/>
            <w:r>
              <w:commentReference w:id="5"/>
            </w:r>
            <w:r>
              <w:rPr>
                <w:rFonts w:hint="default" w:ascii="Arial" w:hAnsi="Arial" w:cs="Arial"/>
                <w:sz w:val="20"/>
                <w:szCs w:val="20"/>
              </w:rPr>
              <w:t xml:space="preserve"> (C) </w:t>
            </w:r>
            <w:del w:id="25" w:author="felipe" w:date="2026-09-21T22:38:49Z">
              <w:r>
                <w:rPr>
                  <w:rFonts w:hint="default" w:ascii="Arial" w:hAnsi="Arial" w:cs="Arial"/>
                  <w:sz w:val="20"/>
                  <w:szCs w:val="20"/>
                  <w:lang w:val="en-US"/>
                </w:rPr>
                <w:delText>Ground p</w:delText>
              </w:r>
            </w:del>
            <w:ins w:id="26" w:author="felipe" w:date="2026-09-21T22:38:49Z">
              <w:r>
                <w:rPr>
                  <w:rFonts w:hint="default" w:ascii="Arial" w:hAnsi="Arial" w:cs="Arial"/>
                  <w:sz w:val="20"/>
                  <w:szCs w:val="20"/>
                  <w:lang w:val="es"/>
                </w:rPr>
                <w:t>P</w:t>
              </w:r>
            </w:ins>
            <w:r>
              <w:rPr>
                <w:rFonts w:hint="default" w:ascii="Arial" w:hAnsi="Arial" w:cs="Arial"/>
                <w:sz w:val="20"/>
                <w:szCs w:val="20"/>
              </w:rPr>
              <w:t xml:space="preserve">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 (D) </w:t>
            </w:r>
            <w:commentRangeStart w:id="6"/>
            <w:r>
              <w:rPr>
                <w:rFonts w:hint="default" w:ascii="Arial" w:hAnsi="Arial" w:cs="Arial"/>
                <w:sz w:val="20"/>
                <w:szCs w:val="20"/>
              </w:rPr>
              <w:t>Topographic profile of the transect showing station elevation (z, m a.s.l.) as a function of offshore distance (km), illustrating how the stations are distributed across the vertical extent of the marine boundary layer and the stratocumulus fog band</w:t>
            </w:r>
            <w:commentRangeEnd w:id="6"/>
            <w:r>
              <w:commentReference w:id="6"/>
            </w:r>
            <w:r>
              <w:rPr>
                <w:rFonts w:hint="default" w:ascii="Arial" w:hAnsi="Arial" w:cs="Arial"/>
                <w:sz w:val="20"/>
                <w:szCs w:val="20"/>
              </w:rPr>
              <w:t>.</w:t>
            </w:r>
          </w:p>
          <w:bookmarkEnd w:id="3"/>
        </w:tc>
      </w:tr>
      <w:bookmarkEnd w:id="2"/>
    </w:tbl>
    <w:p>
      <w:pPr>
        <w:pStyle w:val="4"/>
        <w:jc w:val="both"/>
        <w:rPr>
          <w:rFonts w:hint="default" w:ascii="Arial" w:hAnsi="Arial" w:cs="Arial"/>
          <w:sz w:val="20"/>
          <w:szCs w:val="20"/>
        </w:rPr>
      </w:pPr>
      <w:bookmarkStart w:id="4" w:name="data-and-instrumentation"/>
      <w:r>
        <w:rPr>
          <w:rFonts w:hint="default" w:ascii="Arial" w:hAnsi="Arial" w:cs="Arial"/>
          <w:sz w:val="20"/>
          <w:szCs w:val="20"/>
        </w:rPr>
        <w:t>Data and instrumentation</w:t>
      </w:r>
    </w:p>
    <w:p>
      <w:pPr>
        <w:pStyle w:val="26"/>
        <w:jc w:val="both"/>
        <w:rPr>
          <w:rFonts w:hint="default" w:ascii="Arial" w:hAnsi="Arial" w:cs="Arial"/>
          <w:sz w:val="20"/>
          <w:szCs w:val="20"/>
        </w:rPr>
      </w:pPr>
      <w:r>
        <w:rPr>
          <w:rFonts w:hint="default" w:ascii="Arial" w:hAnsi="Arial" w:cs="Arial"/>
          <w:sz w:val="20"/>
          <w:szCs w:val="20"/>
        </w:rPr>
        <w:t>The dataset used in this study spans the full year 2024 at a 10-minute interval, includes air temperature (°C), relative humidity (%), wind speed (m/s) and direction (°), horizontal visibility (m), air pressure (Pa)</w:t>
      </w:r>
      <w:r>
        <w:commentReference w:id="7"/>
      </w:r>
      <w:del w:id="27" w:author="felipe" w:date="2026-09-21T22:46:32Z">
        <w:r>
          <w:rPr>
            <w:rFonts w:hint="default" w:ascii="Arial" w:hAnsi="Arial" w:cs="Arial"/>
            <w:sz w:val="20"/>
            <w:szCs w:val="20"/>
          </w:rPr>
          <w:delText>,</w:delText>
        </w:r>
      </w:del>
      <w:del w:id="28" w:author="felipe" w:date="2026-09-21T22:46:28Z">
        <w:r>
          <w:rPr>
            <w:rFonts w:hint="default" w:ascii="Arial" w:hAnsi="Arial" w:cs="Arial"/>
            <w:sz w:val="20"/>
            <w:szCs w:val="20"/>
          </w:rPr>
          <w:delText xml:space="preserve"> </w:delText>
        </w:r>
      </w:del>
      <w:del w:id="29" w:author="felipe" w:date="2026-09-21T22:46:26Z">
        <w:r>
          <w:rPr>
            <w:rFonts w:hint="default" w:ascii="Arial" w:hAnsi="Arial" w:cs="Arial"/>
            <w:sz w:val="20"/>
            <w:szCs w:val="20"/>
          </w:rPr>
          <w:delText>global radiation (W/m²)</w:delText>
        </w:r>
      </w:del>
      <w:r>
        <w:rPr>
          <w:rFonts w:hint="default" w:ascii="Arial" w:hAnsi="Arial" w:cs="Arial"/>
          <w:sz w:val="20"/>
          <w:szCs w:val="20"/>
        </w:rPr>
        <w:t>, and fog and dew collection (mL/m²). Data availability varies by station and sensor (</w:t>
      </w:r>
      <w:r>
        <w:rPr>
          <w:rFonts w:hint="default" w:ascii="Arial" w:hAnsi="Arial" w:cs="Arial"/>
          <w:sz w:val="20"/>
          <w:szCs w:val="20"/>
        </w:rPr>
        <w:fldChar w:fldCharType="begin"/>
      </w:r>
      <w:r>
        <w:rPr>
          <w:rFonts w:hint="default" w:ascii="Arial" w:hAnsi="Arial" w:cs="Arial"/>
          <w:sz w:val="20"/>
          <w:szCs w:val="20"/>
        </w:rPr>
        <w:instrText xml:space="preserve"> HYPERLINK \l "tbl-availability" \h </w:instrText>
      </w:r>
      <w:r>
        <w:rPr>
          <w:rFonts w:hint="default" w:ascii="Arial" w:hAnsi="Arial" w:cs="Arial"/>
          <w:sz w:val="20"/>
          <w:szCs w:val="20"/>
        </w:rPr>
        <w:fldChar w:fldCharType="separate"/>
      </w:r>
      <w:r>
        <w:rPr>
          <w:rStyle w:val="24"/>
          <w:rFonts w:hint="default" w:ascii="Arial" w:hAnsi="Arial" w:cs="Arial"/>
          <w:sz w:val="20"/>
          <w:szCs w:val="20"/>
        </w:rPr>
        <w:t>Table 1</w:t>
      </w:r>
      <w:r>
        <w:rPr>
          <w:rStyle w:val="24"/>
          <w:rFonts w:hint="default" w:ascii="Arial" w:hAnsi="Arial" w:cs="Arial"/>
          <w:sz w:val="20"/>
          <w:szCs w:val="20"/>
        </w:rPr>
        <w:fldChar w:fldCharType="end"/>
      </w:r>
      <w:r>
        <w:rPr>
          <w:rFonts w:hint="default" w:ascii="Arial" w:hAnsi="Arial" w:cs="Arial"/>
          <w:sz w:val="20"/>
          <w:szCs w:val="20"/>
        </w:rPr>
        <w:t>),</w:t>
      </w:r>
      <w:ins w:id="30" w:author="felipe" w:date="2026-09-21T22:47:37Z">
        <w:r>
          <w:rPr>
            <w:rFonts w:hint="default" w:ascii="Arial" w:hAnsi="Arial" w:cs="Arial"/>
            <w:sz w:val="20"/>
            <w:szCs w:val="20"/>
            <w:lang w:val="es"/>
          </w:rPr>
          <w:t xml:space="preserve"> for</w:t>
        </w:r>
      </w:ins>
      <w:ins w:id="31" w:author="felipe" w:date="2026-09-21T22:47:38Z">
        <w:r>
          <w:rPr>
            <w:rFonts w:hint="default" w:ascii="Arial" w:hAnsi="Arial" w:cs="Arial"/>
            <w:sz w:val="20"/>
            <w:szCs w:val="20"/>
            <w:lang w:val="es"/>
          </w:rPr>
          <w:t xml:space="preserve"> e</w:t>
        </w:r>
      </w:ins>
      <w:ins w:id="32" w:author="felipe" w:date="2026-09-21T22:47:39Z">
        <w:r>
          <w:rPr>
            <w:rFonts w:hint="default" w:ascii="Arial" w:hAnsi="Arial" w:cs="Arial"/>
            <w:sz w:val="20"/>
            <w:szCs w:val="20"/>
            <w:lang w:val="es"/>
          </w:rPr>
          <w:t>xample</w:t>
        </w:r>
      </w:ins>
      <w:ins w:id="33" w:author="felipe" w:date="2026-09-21T22:47:40Z">
        <w:r>
          <w:rPr>
            <w:rFonts w:hint="default" w:ascii="Arial" w:hAnsi="Arial" w:cs="Arial"/>
            <w:sz w:val="20"/>
            <w:szCs w:val="20"/>
            <w:lang w:val="es"/>
          </w:rPr>
          <w:t>,</w:t>
        </w:r>
      </w:ins>
      <w:ins w:id="34" w:author="felipe" w:date="2026-09-21T22:47:41Z">
        <w:r>
          <w:rPr>
            <w:rFonts w:hint="default" w:ascii="Arial" w:hAnsi="Arial" w:cs="Arial"/>
            <w:sz w:val="20"/>
            <w:szCs w:val="20"/>
            <w:lang w:val="es"/>
          </w:rPr>
          <w:t xml:space="preserve"> stat</w:t>
        </w:r>
      </w:ins>
      <w:ins w:id="35" w:author="felipe" w:date="2026-09-21T22:47:42Z">
        <w:r>
          <w:rPr>
            <w:rFonts w:hint="default" w:ascii="Arial" w:hAnsi="Arial" w:cs="Arial"/>
            <w:sz w:val="20"/>
            <w:szCs w:val="20"/>
            <w:lang w:val="es"/>
          </w:rPr>
          <w:t>ions</w:t>
        </w:r>
      </w:ins>
      <w:r>
        <w:rPr>
          <w:rFonts w:hint="default" w:ascii="Arial" w:hAnsi="Arial" w:cs="Arial"/>
          <w:sz w:val="20"/>
          <w:szCs w:val="20"/>
        </w:rPr>
        <w:t xml:space="preserve"> OYA518, OYA780, OYA1128, and OYA1211 maintain almost complete continuity throughout 2024, while </w:t>
      </w:r>
      <w:ins w:id="36" w:author="felipe" w:date="2026-09-21T22:47:51Z">
        <w:r>
          <w:rPr>
            <w:rFonts w:hint="default" w:ascii="Arial" w:hAnsi="Arial" w:cs="Arial"/>
            <w:sz w:val="20"/>
            <w:szCs w:val="20"/>
            <w:lang w:val="es"/>
          </w:rPr>
          <w:t>stati</w:t>
        </w:r>
      </w:ins>
      <w:ins w:id="37" w:author="felipe" w:date="2026-09-21T22:47:52Z">
        <w:r>
          <w:rPr>
            <w:rFonts w:hint="default" w:ascii="Arial" w:hAnsi="Arial" w:cs="Arial"/>
            <w:sz w:val="20"/>
            <w:szCs w:val="20"/>
            <w:lang w:val="es"/>
          </w:rPr>
          <w:t>on</w:t>
        </w:r>
      </w:ins>
      <w:ins w:id="38" w:author="felipe" w:date="2026-09-21T22:47:53Z">
        <w:r>
          <w:rPr>
            <w:rFonts w:hint="default" w:ascii="Arial" w:hAnsi="Arial" w:cs="Arial"/>
            <w:sz w:val="20"/>
            <w:szCs w:val="20"/>
            <w:lang w:val="es"/>
          </w:rPr>
          <w:t xml:space="preserve"> </w:t>
        </w:r>
      </w:ins>
      <w:r>
        <w:rPr>
          <w:rFonts w:hint="default" w:ascii="Arial" w:hAnsi="Arial" w:cs="Arial"/>
          <w:sz w:val="20"/>
          <w:szCs w:val="20"/>
        </w:rPr>
        <w:t>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C).</w:t>
      </w:r>
    </w:p>
    <w:p>
      <w:pPr>
        <w:pStyle w:val="3"/>
        <w:jc w:val="both"/>
        <w:rPr>
          <w:rFonts w:hint="default" w:ascii="Arial" w:hAnsi="Arial" w:cs="Arial"/>
          <w:sz w:val="20"/>
          <w:szCs w:val="20"/>
        </w:rPr>
      </w:pPr>
      <w:r>
        <w:rPr>
          <w:rFonts w:hint="default" w:ascii="Arial" w:hAnsi="Arial" w:cs="Arial"/>
          <w:sz w:val="20"/>
          <w:szCs w:val="20"/>
        </w:rPr>
        <w:t xml:space="preserve">The main observations used in this study are the fog and dew collectors and the visibility sensor. The fog collector (SFC) is a 1 m² standard mesh that intercepts fog droplets (0.2 to 30 μm) advected by the wind. Droplets grow by coalescence and precipitate along the mesh into </w:t>
      </w:r>
      <w:ins w:id="39" w:author="felipe" w:date="2026-09-21T22:49:16Z">
        <w:r>
          <w:rPr>
            <w:rFonts w:hint="default" w:ascii="Arial" w:hAnsi="Arial" w:cs="Arial"/>
            <w:sz w:val="20"/>
            <w:szCs w:val="20"/>
            <w:lang w:val="es"/>
          </w:rPr>
          <w:t>tipp</w:t>
        </w:r>
      </w:ins>
      <w:ins w:id="40" w:author="felipe" w:date="2026-09-21T22:49:17Z">
        <w:r>
          <w:rPr>
            <w:rFonts w:hint="default" w:ascii="Arial" w:hAnsi="Arial" w:cs="Arial"/>
            <w:sz w:val="20"/>
            <w:szCs w:val="20"/>
            <w:lang w:val="es"/>
          </w:rPr>
          <w:t>ing b</w:t>
        </w:r>
      </w:ins>
      <w:ins w:id="41" w:author="felipe" w:date="2026-09-21T22:49:18Z">
        <w:r>
          <w:rPr>
            <w:rFonts w:hint="default" w:ascii="Arial" w:hAnsi="Arial" w:cs="Arial"/>
            <w:sz w:val="20"/>
            <w:szCs w:val="20"/>
            <w:lang w:val="es"/>
          </w:rPr>
          <w:t>ucket</w:t>
        </w:r>
      </w:ins>
      <w:ins w:id="42" w:author="felipe" w:date="2026-09-21T22:49:19Z">
        <w:r>
          <w:rPr>
            <w:rFonts w:hint="default" w:ascii="Arial" w:hAnsi="Arial" w:cs="Arial"/>
            <w:sz w:val="20"/>
            <w:szCs w:val="20"/>
            <w:lang w:val="es"/>
          </w:rPr>
          <w:t xml:space="preserve"> </w:t>
        </w:r>
      </w:ins>
      <w:del w:id="43" w:author="felipe" w:date="2026-09-21T22:49:10Z">
        <w:r>
          <w:rPr>
            <w:rFonts w:hint="default" w:ascii="Arial" w:hAnsi="Arial" w:cs="Arial"/>
            <w:sz w:val="20"/>
            <w:szCs w:val="20"/>
            <w:lang w:val="en-US"/>
          </w:rPr>
          <w:delText>a storage tank through</w:delText>
        </w:r>
      </w:del>
      <w:ins w:id="44" w:author="felipe" w:date="2026-09-21T22:49:10Z">
        <w:r>
          <w:rPr>
            <w:rFonts w:hint="default" w:ascii="Arial" w:hAnsi="Arial" w:cs="Arial"/>
            <w:sz w:val="20"/>
            <w:szCs w:val="20"/>
            <w:lang w:val="es"/>
          </w:rPr>
          <w:t>plu</w:t>
        </w:r>
      </w:ins>
      <w:ins w:id="45" w:author="felipe" w:date="2026-09-21T22:49:11Z">
        <w:r>
          <w:rPr>
            <w:rFonts w:hint="default" w:ascii="Arial" w:hAnsi="Arial" w:cs="Arial"/>
            <w:sz w:val="20"/>
            <w:szCs w:val="20"/>
            <w:lang w:val="es"/>
          </w:rPr>
          <w:t>viomet</w:t>
        </w:r>
      </w:ins>
      <w:ins w:id="46" w:author="felipe" w:date="2026-09-21T22:49:12Z">
        <w:r>
          <w:rPr>
            <w:rFonts w:hint="default" w:ascii="Arial" w:hAnsi="Arial" w:cs="Arial"/>
            <w:sz w:val="20"/>
            <w:szCs w:val="20"/>
            <w:lang w:val="es"/>
          </w:rPr>
          <w:t>er</w:t>
        </w:r>
      </w:ins>
      <w:ins w:id="47" w:author="felipe" w:date="2026-09-21T22:49:23Z">
        <w:r>
          <w:rPr>
            <w:rFonts w:hint="default" w:ascii="Arial" w:hAnsi="Arial" w:cs="Arial"/>
            <w:sz w:val="20"/>
            <w:szCs w:val="20"/>
            <w:lang w:val="es"/>
          </w:rPr>
          <w:t>, wh</w:t>
        </w:r>
      </w:ins>
      <w:ins w:id="48" w:author="felipe" w:date="2026-09-21T22:49:24Z">
        <w:r>
          <w:rPr>
            <w:rFonts w:hint="default" w:ascii="Arial" w:hAnsi="Arial" w:cs="Arial"/>
            <w:sz w:val="20"/>
            <w:szCs w:val="20"/>
            <w:lang w:val="es"/>
          </w:rPr>
          <w:t>ich</w:t>
        </w:r>
      </w:ins>
      <w:ins w:id="49" w:author="felipe" w:date="2026-09-21T22:49:25Z">
        <w:r>
          <w:rPr>
            <w:rFonts w:hint="default" w:ascii="Arial" w:hAnsi="Arial" w:cs="Arial"/>
            <w:sz w:val="20"/>
            <w:szCs w:val="20"/>
            <w:lang w:val="es"/>
          </w:rPr>
          <w:t xml:space="preserve"> measur</w:t>
        </w:r>
      </w:ins>
      <w:ins w:id="50" w:author="felipe" w:date="2026-09-21T22:49:26Z">
        <w:r>
          <w:rPr>
            <w:rFonts w:hint="default" w:ascii="Arial" w:hAnsi="Arial" w:cs="Arial"/>
            <w:sz w:val="20"/>
            <w:szCs w:val="20"/>
            <w:lang w:val="es"/>
          </w:rPr>
          <w:t>e</w:t>
        </w:r>
      </w:ins>
      <w:ins w:id="51" w:author="felipe" w:date="2026-09-21T22:49:29Z">
        <w:r>
          <w:rPr>
            <w:rFonts w:hint="default" w:ascii="Arial" w:hAnsi="Arial" w:cs="Arial"/>
            <w:sz w:val="20"/>
            <w:szCs w:val="20"/>
            <w:lang w:val="es"/>
          </w:rPr>
          <w:t xml:space="preserve"> the w</w:t>
        </w:r>
      </w:ins>
      <w:ins w:id="52" w:author="felipe" w:date="2026-09-21T22:49:30Z">
        <w:r>
          <w:rPr>
            <w:rFonts w:hint="default" w:ascii="Arial" w:hAnsi="Arial" w:cs="Arial"/>
            <w:sz w:val="20"/>
            <w:szCs w:val="20"/>
            <w:lang w:val="es"/>
          </w:rPr>
          <w:t>ater vol</w:t>
        </w:r>
      </w:ins>
      <w:ins w:id="53" w:author="felipe" w:date="2026-09-21T22:49:31Z">
        <w:r>
          <w:rPr>
            <w:rFonts w:hint="default" w:ascii="Arial" w:hAnsi="Arial" w:cs="Arial"/>
            <w:sz w:val="20"/>
            <w:szCs w:val="20"/>
            <w:lang w:val="es"/>
          </w:rPr>
          <w:t>umes pe</w:t>
        </w:r>
      </w:ins>
      <w:ins w:id="54" w:author="felipe" w:date="2026-09-21T22:49:32Z">
        <w:r>
          <w:rPr>
            <w:rFonts w:hint="default" w:ascii="Arial" w:hAnsi="Arial" w:cs="Arial"/>
            <w:sz w:val="20"/>
            <w:szCs w:val="20"/>
            <w:lang w:val="es"/>
          </w:rPr>
          <w:t>r time</w:t>
        </w:r>
      </w:ins>
      <w:ins w:id="55" w:author="felipe" w:date="2026-09-21T22:49:35Z">
        <w:r>
          <w:rPr>
            <w:rFonts w:hint="default" w:ascii="Arial" w:hAnsi="Arial" w:cs="Arial"/>
            <w:sz w:val="20"/>
            <w:szCs w:val="20"/>
            <w:lang w:val="es"/>
          </w:rPr>
          <w:t xml:space="preserve"> </w:t>
        </w:r>
      </w:ins>
      <w:del w:id="56" w:author="felipe" w:date="2026-09-21T22:49:35Z">
        <w:r>
          <w:rPr>
            <w:rFonts w:hint="default" w:ascii="Arial" w:hAnsi="Arial" w:cs="Arial"/>
            <w:sz w:val="20"/>
            <w:szCs w:val="20"/>
          </w:rPr>
          <w:delText xml:space="preserve"> a pipeline </w:delText>
        </w:r>
      </w:del>
      <w:r>
        <w:rPr>
          <w:rFonts w:hint="default" w:ascii="Arial" w:hAnsi="Arial" w:cs="Arial"/>
          <w:sz w:val="20"/>
          <w:szCs w:val="20"/>
        </w:rPr>
        <w:t>(Schemenauer &amp; Cereceda, 1994). The dew collector (SDC) is a 1 m² tilted surface where water vapor condenses once surface temperature drops below the dew point; the water then flows by gravity into</w:t>
      </w:r>
      <w:del w:id="57" w:author="felipe" w:date="2026-09-21T22:49:50Z">
        <w:r>
          <w:rPr>
            <w:rFonts w:hint="default" w:ascii="Arial" w:hAnsi="Arial" w:cs="Arial"/>
            <w:sz w:val="20"/>
            <w:szCs w:val="20"/>
            <w:lang w:val="en-US"/>
          </w:rPr>
          <w:delText xml:space="preserve"> a storage tank</w:delText>
        </w:r>
      </w:del>
      <w:ins w:id="58" w:author="felipe" w:date="2026-09-21T22:49:50Z">
        <w:r>
          <w:rPr>
            <w:rFonts w:hint="default" w:ascii="Arial" w:hAnsi="Arial" w:cs="Arial"/>
            <w:sz w:val="20"/>
            <w:szCs w:val="20"/>
            <w:lang w:val="es"/>
          </w:rPr>
          <w:t xml:space="preserve"> </w:t>
        </w:r>
      </w:ins>
      <w:ins w:id="59" w:author="felipe" w:date="2026-09-21T22:49:51Z">
        <w:r>
          <w:rPr>
            <w:rFonts w:hint="default" w:ascii="Arial" w:hAnsi="Arial" w:cs="Arial"/>
            <w:sz w:val="20"/>
            <w:szCs w:val="20"/>
            <w:lang w:val="es"/>
          </w:rPr>
          <w:t>a</w:t>
        </w:r>
      </w:ins>
      <w:ins w:id="60" w:author="felipe" w:date="2026-09-21T22:49:52Z">
        <w:r>
          <w:rPr>
            <w:rFonts w:hint="default" w:ascii="Arial" w:hAnsi="Arial" w:cs="Arial"/>
            <w:sz w:val="20"/>
            <w:szCs w:val="20"/>
            <w:lang w:val="es"/>
          </w:rPr>
          <w:t xml:space="preserve"> ti</w:t>
        </w:r>
      </w:ins>
      <w:ins w:id="61" w:author="felipe" w:date="2026-09-21T22:49:56Z">
        <w:r>
          <w:rPr>
            <w:rFonts w:hint="default" w:ascii="Arial" w:hAnsi="Arial" w:cs="Arial"/>
            <w:sz w:val="20"/>
            <w:szCs w:val="20"/>
            <w:lang w:val="es"/>
          </w:rPr>
          <w:t>ppi</w:t>
        </w:r>
      </w:ins>
      <w:ins w:id="62" w:author="felipe" w:date="2026-09-21T22:49:57Z">
        <w:r>
          <w:rPr>
            <w:rFonts w:hint="default" w:ascii="Arial" w:hAnsi="Arial" w:cs="Arial"/>
            <w:sz w:val="20"/>
            <w:szCs w:val="20"/>
            <w:lang w:val="es"/>
          </w:rPr>
          <w:t>ng buck</w:t>
        </w:r>
      </w:ins>
      <w:ins w:id="63" w:author="felipe" w:date="2026-09-21T22:49:58Z">
        <w:r>
          <w:rPr>
            <w:rFonts w:hint="default" w:ascii="Arial" w:hAnsi="Arial" w:cs="Arial"/>
            <w:sz w:val="20"/>
            <w:szCs w:val="20"/>
            <w:lang w:val="es"/>
          </w:rPr>
          <w:t>et</w:t>
        </w:r>
      </w:ins>
      <w:ins w:id="64" w:author="felipe" w:date="2026-09-21T22:49:59Z">
        <w:r>
          <w:rPr>
            <w:rFonts w:hint="default" w:ascii="Arial" w:hAnsi="Arial" w:cs="Arial"/>
            <w:sz w:val="20"/>
            <w:szCs w:val="20"/>
            <w:lang w:val="es"/>
          </w:rPr>
          <w:t xml:space="preserve"> p</w:t>
        </w:r>
      </w:ins>
      <w:ins w:id="65" w:author="felipe" w:date="2026-09-21T22:50:00Z">
        <w:r>
          <w:rPr>
            <w:rFonts w:hint="default" w:ascii="Arial" w:hAnsi="Arial" w:cs="Arial"/>
            <w:sz w:val="20"/>
            <w:szCs w:val="20"/>
            <w:lang w:val="es"/>
          </w:rPr>
          <w:t>luvi</w:t>
        </w:r>
      </w:ins>
      <w:ins w:id="66" w:author="felipe" w:date="2026-09-21T22:50:01Z">
        <w:r>
          <w:rPr>
            <w:rFonts w:hint="default" w:ascii="Arial" w:hAnsi="Arial" w:cs="Arial"/>
            <w:sz w:val="20"/>
            <w:szCs w:val="20"/>
            <w:lang w:val="es"/>
          </w:rPr>
          <w:t>ometer</w:t>
        </w:r>
      </w:ins>
      <w:r>
        <w:rPr>
          <w:rFonts w:hint="default" w:ascii="Arial" w:hAnsi="Arial" w:cs="Arial"/>
          <w:sz w:val="20"/>
          <w:szCs w:val="20"/>
        </w:rPr>
        <w:t xml:space="preserve"> (Muselli et al., 2002). The SFC faces the prevailing fog advection from the ocean, the SDC captures vertical condensation toward the surface, and the </w:t>
      </w:r>
      <w:del w:id="67" w:author="felipe" w:date="2026-09-21T22:50:14Z">
        <w:r>
          <w:rPr>
            <w:rFonts w:hint="default" w:ascii="Arial" w:hAnsi="Arial" w:cs="Arial"/>
            <w:sz w:val="20"/>
            <w:szCs w:val="20"/>
            <w:lang w:val="en-US"/>
          </w:rPr>
          <w:delText>VIS</w:delText>
        </w:r>
      </w:del>
      <w:ins w:id="68" w:author="felipe" w:date="2026-09-21T22:50:14Z">
        <w:r>
          <w:rPr>
            <w:rFonts w:hint="default" w:ascii="Arial" w:hAnsi="Arial" w:cs="Arial"/>
            <w:sz w:val="20"/>
            <w:szCs w:val="20"/>
            <w:lang w:val="es"/>
          </w:rPr>
          <w:t>vi</w:t>
        </w:r>
      </w:ins>
      <w:ins w:id="69" w:author="felipe" w:date="2026-09-21T22:50:15Z">
        <w:r>
          <w:rPr>
            <w:rFonts w:hint="default" w:ascii="Arial" w:hAnsi="Arial" w:cs="Arial"/>
            <w:sz w:val="20"/>
            <w:szCs w:val="20"/>
            <w:lang w:val="es"/>
          </w:rPr>
          <w:t>sibili</w:t>
        </w:r>
      </w:ins>
      <w:ins w:id="70" w:author="felipe" w:date="2026-09-21T22:50:16Z">
        <w:r>
          <w:rPr>
            <w:rFonts w:hint="default" w:ascii="Arial" w:hAnsi="Arial" w:cs="Arial"/>
            <w:sz w:val="20"/>
            <w:szCs w:val="20"/>
            <w:lang w:val="es"/>
          </w:rPr>
          <w:t>ty</w:t>
        </w:r>
      </w:ins>
      <w:r>
        <w:rPr>
          <w:rFonts w:hint="default" w:ascii="Arial" w:hAnsi="Arial" w:cs="Arial"/>
          <w:sz w:val="20"/>
          <w:szCs w:val="20"/>
        </w:rPr>
        <w:t xml:space="preserve"> sensor (</w:t>
      </w:r>
      <w:commentRangeStart w:id="8"/>
      <w:r>
        <w:rPr>
          <w:rFonts w:hint="default" w:ascii="Arial" w:hAnsi="Arial" w:cs="Arial"/>
          <w:sz w:val="20"/>
          <w:szCs w:val="20"/>
        </w:rPr>
        <w:t>inset</w:t>
      </w:r>
      <w:commentRangeEnd w:id="8"/>
      <w:r>
        <w:commentReference w:id="8"/>
      </w:r>
      <w:r>
        <w:rPr>
          <w:rFonts w:hint="default" w:ascii="Arial" w:hAnsi="Arial" w:cs="Arial"/>
          <w:sz w:val="20"/>
          <w:szCs w:val="20"/>
        </w:rPr>
        <w:t xml:space="preserve">) is aligned perpendicular to the SFC for undisturbed optical measurements. </w:t>
      </w:r>
      <w:r>
        <w:rPr>
          <w:rFonts w:hint="default" w:ascii="Arial" w:hAnsi="Arial" w:cs="Arial"/>
          <w:i/>
          <w:iCs/>
          <w:sz w:val="20"/>
          <w:szCs w:val="20"/>
          <w:rPrChange w:id="71" w:author="felipe" w:date="2026-09-21T22:50:34Z">
            <w:rPr>
              <w:rFonts w:hint="default" w:ascii="Arial" w:hAnsi="Arial" w:cs="Arial"/>
              <w:sz w:val="20"/>
              <w:szCs w:val="20"/>
            </w:rPr>
          </w:rPrChange>
        </w:rPr>
        <w:t>Tillandsia landbeckii</w:t>
      </w:r>
      <w:r>
        <w:rPr>
          <w:rFonts w:hint="default" w:ascii="Arial" w:hAnsi="Arial" w:cs="Arial"/>
          <w:sz w:val="20"/>
          <w:szCs w:val="20"/>
        </w:rPr>
        <w:t xml:space="preserve"> patches surround the instrumentation in the foreground (</w:t>
      </w:r>
      <w:r>
        <w:rPr>
          <w:rFonts w:hint="default" w:ascii="Arial" w:hAnsi="Arial" w:cs="Arial"/>
          <w:sz w:val="20"/>
          <w:szCs w:val="20"/>
        </w:rPr>
        <w:fldChar w:fldCharType="begin"/>
      </w:r>
      <w:r>
        <w:rPr>
          <w:rFonts w:hint="default" w:ascii="Arial" w:hAnsi="Arial" w:cs="Arial"/>
          <w:sz w:val="20"/>
          <w:szCs w:val="20"/>
        </w:rPr>
        <w:instrText xml:space="preserve"> HYPERLINK \l "fig-oyarbide" \h </w:instrText>
      </w:r>
      <w:r>
        <w:rPr>
          <w:rFonts w:hint="default" w:ascii="Arial" w:hAnsi="Arial" w:cs="Arial"/>
          <w:sz w:val="20"/>
          <w:szCs w:val="20"/>
        </w:rPr>
        <w:fldChar w:fldCharType="separate"/>
      </w:r>
      <w:r>
        <w:rPr>
          <w:rStyle w:val="24"/>
          <w:rFonts w:hint="default" w:ascii="Arial" w:hAnsi="Arial" w:cs="Arial"/>
          <w:sz w:val="20"/>
          <w:szCs w:val="20"/>
        </w:rPr>
        <w:t>Figure 1</w:t>
      </w:r>
      <w:r>
        <w:rPr>
          <w:rStyle w:val="24"/>
          <w:rFonts w:hint="default" w:ascii="Arial" w:hAnsi="Arial" w:cs="Arial"/>
          <w:sz w:val="20"/>
          <w:szCs w:val="20"/>
        </w:rPr>
        <w:fldChar w:fldCharType="end"/>
      </w:r>
      <w:r>
        <w:rPr>
          <w:rFonts w:hint="default" w:ascii="Arial" w:hAnsi="Arial" w:cs="Arial"/>
          <w:sz w:val="20"/>
          <w:szCs w:val="20"/>
        </w:rPr>
        <w:t>, C).</w:t>
      </w:r>
    </w:p>
    <w:p>
      <w:pPr>
        <w:pStyle w:val="3"/>
        <w:jc w:val="both"/>
        <w:rPr>
          <w:rFonts w:hint="default" w:ascii="Arial" w:hAnsi="Arial" w:cs="Arial"/>
          <w:sz w:val="20"/>
          <w:szCs w:val="20"/>
        </w:rPr>
      </w:pPr>
      <w:r>
        <w:rPr>
          <w:rFonts w:hint="default" w:ascii="Arial" w:hAnsi="Arial" w:cs="Arial"/>
          <w:sz w:val="20"/>
          <w:szCs w:val="20"/>
        </w:rP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w:t>
      </w:r>
      <w:ins w:id="72" w:author="felipe" w:date="2026-09-21T22:51:30Z">
        <w:r>
          <w:rPr>
            <w:rFonts w:hint="default" w:ascii="Arial" w:hAnsi="Arial" w:cs="Arial"/>
            <w:sz w:val="20"/>
            <w:szCs w:val="20"/>
            <w:lang w:val="es"/>
          </w:rPr>
          <w:t>,</w:t>
        </w:r>
      </w:ins>
      <w:ins w:id="73" w:author="felipe" w:date="2026-09-21T22:51:31Z">
        <w:r>
          <w:rPr>
            <w:rFonts w:hint="default" w:ascii="Arial" w:hAnsi="Arial" w:cs="Arial"/>
            <w:sz w:val="20"/>
            <w:szCs w:val="20"/>
            <w:lang w:val="es"/>
          </w:rPr>
          <w:t xml:space="preserve"> whose</w:t>
        </w:r>
      </w:ins>
      <w:ins w:id="74" w:author="felipe" w:date="2026-09-21T22:51:33Z">
        <w:r>
          <w:rPr>
            <w:rFonts w:hint="default" w:ascii="Arial" w:hAnsi="Arial" w:cs="Arial"/>
            <w:sz w:val="20"/>
            <w:szCs w:val="20"/>
            <w:lang w:val="es"/>
          </w:rPr>
          <w:t xml:space="preserve"> metho</w:t>
        </w:r>
      </w:ins>
      <w:ins w:id="75" w:author="felipe" w:date="2026-09-21T22:51:34Z">
        <w:r>
          <w:rPr>
            <w:rFonts w:hint="default" w:ascii="Arial" w:hAnsi="Arial" w:cs="Arial"/>
            <w:sz w:val="20"/>
            <w:szCs w:val="20"/>
            <w:lang w:val="es"/>
          </w:rPr>
          <w:t>dolo</w:t>
        </w:r>
      </w:ins>
      <w:ins w:id="76" w:author="felipe" w:date="2026-09-21T22:51:35Z">
        <w:r>
          <w:rPr>
            <w:rFonts w:hint="default" w:ascii="Arial" w:hAnsi="Arial" w:cs="Arial"/>
            <w:sz w:val="20"/>
            <w:szCs w:val="20"/>
            <w:lang w:val="es"/>
          </w:rPr>
          <w:t>gy can</w:t>
        </w:r>
      </w:ins>
      <w:ins w:id="77" w:author="felipe" w:date="2026-09-21T22:51:36Z">
        <w:r>
          <w:rPr>
            <w:rFonts w:hint="default" w:ascii="Arial" w:hAnsi="Arial" w:cs="Arial"/>
            <w:sz w:val="20"/>
            <w:szCs w:val="20"/>
            <w:lang w:val="es"/>
          </w:rPr>
          <w:t xml:space="preserve"> be f</w:t>
        </w:r>
      </w:ins>
      <w:ins w:id="78" w:author="felipe" w:date="2026-09-21T22:51:39Z">
        <w:r>
          <w:rPr>
            <w:rFonts w:hint="default" w:ascii="Arial" w:hAnsi="Arial" w:cs="Arial"/>
            <w:sz w:val="20"/>
            <w:szCs w:val="20"/>
            <w:lang w:val="es"/>
          </w:rPr>
          <w:t>ou</w:t>
        </w:r>
      </w:ins>
      <w:ins w:id="79" w:author="felipe" w:date="2026-09-21T22:51:40Z">
        <w:r>
          <w:rPr>
            <w:rFonts w:hint="default" w:ascii="Arial" w:hAnsi="Arial" w:cs="Arial"/>
            <w:sz w:val="20"/>
            <w:szCs w:val="20"/>
            <w:lang w:val="es"/>
          </w:rPr>
          <w:t xml:space="preserve">nd </w:t>
        </w:r>
      </w:ins>
      <w:ins w:id="80" w:author="felipe" w:date="2026-09-21T22:51:42Z">
        <w:r>
          <w:rPr>
            <w:rFonts w:hint="default" w:ascii="Arial" w:hAnsi="Arial" w:cs="Arial"/>
            <w:sz w:val="20"/>
            <w:szCs w:val="20"/>
            <w:lang w:val="es"/>
          </w:rPr>
          <w:t>i</w:t>
        </w:r>
      </w:ins>
      <w:ins w:id="81" w:author="felipe" w:date="2026-09-21T22:51:43Z">
        <w:r>
          <w:rPr>
            <w:rFonts w:hint="default" w:ascii="Arial" w:hAnsi="Arial" w:cs="Arial"/>
            <w:sz w:val="20"/>
            <w:szCs w:val="20"/>
            <w:lang w:val="es"/>
          </w:rPr>
          <w:t>n</w:t>
        </w:r>
      </w:ins>
      <w:ins w:id="82" w:author="felipe" w:date="2026-09-21T22:51:25Z">
        <w:r>
          <w:rPr>
            <w:rFonts w:hint="default" w:ascii="Arial" w:hAnsi="Arial" w:cs="Arial"/>
            <w:sz w:val="20"/>
            <w:szCs w:val="20"/>
            <w:lang w:val="es"/>
          </w:rPr>
          <w:t xml:space="preserve"> </w:t>
        </w:r>
      </w:ins>
      <w:ins w:id="83" w:author="felipe" w:date="2026-09-21T22:51:45Z">
        <w:r>
          <w:rPr>
            <w:rFonts w:hint="default" w:ascii="Arial" w:hAnsi="Arial" w:cs="Arial"/>
            <w:sz w:val="20"/>
            <w:szCs w:val="20"/>
            <w:lang w:val="es"/>
          </w:rPr>
          <w:t>d</w:t>
        </w:r>
      </w:ins>
      <w:ins w:id="84" w:author="felipe" w:date="2026-09-21T22:51:24Z">
        <w:r>
          <w:rPr>
            <w:rFonts w:hint="default" w:ascii="Arial" w:hAnsi="Arial" w:cs="Arial"/>
            <w:sz w:val="20"/>
            <w:szCs w:val="20"/>
          </w:rPr>
          <w:t xml:space="preserve">el Río et al. </w:t>
        </w:r>
      </w:ins>
      <w:ins w:id="85" w:author="felipe" w:date="2026-09-21T22:51:49Z">
        <w:r>
          <w:rPr>
            <w:rFonts w:hint="default" w:ascii="Arial" w:hAnsi="Arial" w:cs="Arial"/>
            <w:sz w:val="20"/>
            <w:szCs w:val="20"/>
            <w:lang w:val="es"/>
          </w:rPr>
          <w:t>(</w:t>
        </w:r>
      </w:ins>
      <w:ins w:id="86" w:author="felipe" w:date="2026-09-21T22:51:24Z">
        <w:r>
          <w:rPr>
            <w:rFonts w:hint="default" w:ascii="Arial" w:hAnsi="Arial" w:cs="Arial"/>
            <w:sz w:val="20"/>
            <w:szCs w:val="20"/>
          </w:rPr>
          <w:t>2021</w:t>
        </w:r>
      </w:ins>
      <w:ins w:id="87" w:author="felipe" w:date="2026-09-21T22:51:50Z">
        <w:r>
          <w:rPr>
            <w:rFonts w:hint="default" w:ascii="Arial" w:hAnsi="Arial" w:cs="Arial"/>
            <w:sz w:val="20"/>
            <w:szCs w:val="20"/>
            <w:lang w:val="es"/>
          </w:rPr>
          <w:t>)</w:t>
        </w:r>
      </w:ins>
      <w:ins w:id="88" w:author="felipe" w:date="2026-09-21T22:51:51Z">
        <w:r>
          <w:rPr>
            <w:rFonts w:hint="default" w:ascii="Arial" w:hAnsi="Arial" w:cs="Arial"/>
            <w:sz w:val="20"/>
            <w:szCs w:val="20"/>
            <w:lang w:val="es"/>
          </w:rPr>
          <w:t xml:space="preserve"> a</w:t>
        </w:r>
      </w:ins>
      <w:ins w:id="89" w:author="felipe" w:date="2026-09-21T22:51:52Z">
        <w:r>
          <w:rPr>
            <w:rFonts w:hint="default" w:ascii="Arial" w:hAnsi="Arial" w:cs="Arial"/>
            <w:sz w:val="20"/>
            <w:szCs w:val="20"/>
            <w:lang w:val="es"/>
          </w:rPr>
          <w:t>nd</w:t>
        </w:r>
      </w:ins>
      <w:ins w:id="90" w:author="felipe" w:date="2026-09-21T22:51:24Z">
        <w:r>
          <w:rPr>
            <w:rFonts w:hint="default" w:ascii="Arial" w:hAnsi="Arial" w:cs="Arial"/>
            <w:sz w:val="20"/>
            <w:szCs w:val="20"/>
          </w:rPr>
          <w:t xml:space="preserve"> Espinoza et al. </w:t>
        </w:r>
      </w:ins>
      <w:ins w:id="91" w:author="felipe" w:date="2026-09-21T22:51:56Z">
        <w:r>
          <w:rPr>
            <w:rFonts w:hint="default" w:ascii="Arial" w:hAnsi="Arial" w:cs="Arial"/>
            <w:sz w:val="20"/>
            <w:szCs w:val="20"/>
            <w:lang w:val="es"/>
          </w:rPr>
          <w:t>(</w:t>
        </w:r>
      </w:ins>
      <w:ins w:id="92" w:author="felipe" w:date="2026-09-21T22:51:24Z">
        <w:r>
          <w:rPr>
            <w:rFonts w:hint="default" w:ascii="Arial" w:hAnsi="Arial" w:cs="Arial"/>
            <w:sz w:val="20"/>
            <w:szCs w:val="20"/>
          </w:rPr>
          <w:t>2024)</w:t>
        </w:r>
      </w:ins>
      <w:ins w:id="93" w:author="felipe" w:date="2026-09-21T22:51:58Z">
        <w:r>
          <w:rPr>
            <w:rFonts w:hint="default" w:ascii="Arial" w:hAnsi="Arial" w:cs="Arial"/>
            <w:sz w:val="20"/>
            <w:szCs w:val="20"/>
            <w:lang w:val="es"/>
          </w:rPr>
          <w:t>.</w:t>
        </w:r>
      </w:ins>
      <w:del w:id="94" w:author="felipe" w:date="2026-09-21T22:51:58Z">
        <w:r>
          <w:rPr>
            <w:rFonts w:hint="default" w:ascii="Arial" w:hAnsi="Arial" w:cs="Arial"/>
            <w:sz w:val="20"/>
            <w:szCs w:val="20"/>
          </w:rPr>
          <w:delText>;</w:delText>
        </w:r>
      </w:del>
      <w:r>
        <w:rPr>
          <w:rFonts w:hint="default" w:ascii="Arial" w:hAnsi="Arial" w:cs="Arial"/>
          <w:sz w:val="20"/>
          <w:szCs w:val="20"/>
        </w:rPr>
        <w:t xml:space="preserve"> </w:t>
      </w:r>
      <w:ins w:id="95" w:author="felipe" w:date="2026-09-21T22:52:00Z">
        <w:r>
          <w:rPr>
            <w:rFonts w:hint="default" w:ascii="Arial" w:hAnsi="Arial" w:cs="Arial"/>
            <w:sz w:val="20"/>
            <w:szCs w:val="20"/>
            <w:lang w:val="es"/>
          </w:rPr>
          <w:t>T</w:t>
        </w:r>
      </w:ins>
      <w:del w:id="96" w:author="felipe" w:date="2026-09-21T22:51:59Z">
        <w:r>
          <w:rPr>
            <w:rFonts w:hint="default" w:ascii="Arial" w:hAnsi="Arial" w:cs="Arial"/>
            <w:sz w:val="20"/>
            <w:szCs w:val="20"/>
          </w:rPr>
          <w:delText>t</w:delText>
        </w:r>
      </w:del>
      <w:r>
        <w:rPr>
          <w:rFonts w:hint="default" w:ascii="Arial" w:hAnsi="Arial" w:cs="Arial"/>
          <w:sz w:val="20"/>
          <w:szCs w:val="20"/>
        </w:rPr>
        <w:t xml:space="preserve">hese satellite data </w:t>
      </w:r>
      <w:del w:id="97" w:author="felipe" w:date="2026-09-21T22:52:06Z">
        <w:r>
          <w:rPr>
            <w:rFonts w:hint="default" w:ascii="Arial" w:hAnsi="Arial" w:cs="Arial"/>
            <w:sz w:val="20"/>
            <w:szCs w:val="20"/>
            <w:lang w:val="en-US"/>
          </w:rPr>
          <w:delText>are</w:delText>
        </w:r>
      </w:del>
      <w:ins w:id="98" w:author="felipe" w:date="2026-09-21T22:52:06Z">
        <w:r>
          <w:rPr>
            <w:rFonts w:hint="default" w:ascii="Arial" w:hAnsi="Arial" w:cs="Arial"/>
            <w:sz w:val="20"/>
            <w:szCs w:val="20"/>
            <w:lang w:val="es"/>
          </w:rPr>
          <w:t>is</w:t>
        </w:r>
      </w:ins>
      <w:r>
        <w:rPr>
          <w:rFonts w:hint="default" w:ascii="Arial" w:hAnsi="Arial" w:cs="Arial"/>
          <w:sz w:val="20"/>
          <w:szCs w:val="20"/>
        </w:rPr>
        <w:t xml:space="preserve"> used as a secondary layer and for regional validation of</w:t>
      </w:r>
      <w:del w:id="99" w:author="felipe" w:date="2026-09-21T22:52:20Z">
        <w:r>
          <w:rPr>
            <w:rFonts w:hint="default" w:ascii="Arial" w:hAnsi="Arial" w:cs="Arial"/>
            <w:sz w:val="20"/>
            <w:szCs w:val="20"/>
          </w:rPr>
          <w:delText xml:space="preserve"> t</w:delText>
        </w:r>
      </w:del>
      <w:del w:id="100" w:author="felipe" w:date="2026-09-21T22:52:19Z">
        <w:r>
          <w:rPr>
            <w:rFonts w:hint="default" w:ascii="Arial" w:hAnsi="Arial" w:cs="Arial"/>
            <w:sz w:val="20"/>
            <w:szCs w:val="20"/>
          </w:rPr>
          <w:delText>he</w:delText>
        </w:r>
      </w:del>
      <w:r>
        <w:rPr>
          <w:rFonts w:hint="default" w:ascii="Arial" w:hAnsi="Arial" w:cs="Arial"/>
          <w:sz w:val="20"/>
          <w:szCs w:val="20"/>
        </w:rPr>
        <w:t xml:space="preserve"> fog or dew event classification </w:t>
      </w:r>
      <w:del w:id="101" w:author="felipe" w:date="2026-09-21T22:52:28Z">
        <w:r>
          <w:rPr>
            <w:rFonts w:hint="default" w:ascii="Arial" w:hAnsi="Arial" w:cs="Arial"/>
            <w:sz w:val="20"/>
            <w:szCs w:val="20"/>
            <w:lang w:val="en-US"/>
          </w:rPr>
          <w:delText>tree</w:delText>
        </w:r>
      </w:del>
      <w:ins w:id="102" w:author="felipe" w:date="2026-09-21T22:52:28Z">
        <w:r>
          <w:rPr>
            <w:rFonts w:hint="default" w:ascii="Arial" w:hAnsi="Arial" w:cs="Arial"/>
            <w:sz w:val="20"/>
            <w:szCs w:val="20"/>
            <w:lang w:val="es"/>
          </w:rPr>
          <w:t>crit</w:t>
        </w:r>
      </w:ins>
      <w:ins w:id="103" w:author="felipe" w:date="2026-09-21T22:52:29Z">
        <w:r>
          <w:rPr>
            <w:rFonts w:hint="default" w:ascii="Arial" w:hAnsi="Arial" w:cs="Arial"/>
            <w:sz w:val="20"/>
            <w:szCs w:val="20"/>
            <w:lang w:val="es"/>
          </w:rPr>
          <w:t>eria</w:t>
        </w:r>
      </w:ins>
      <w:del w:id="104" w:author="felipe" w:date="2026-09-21T22:52:25Z">
        <w:r>
          <w:rPr>
            <w:rFonts w:hint="default" w:ascii="Arial" w:hAnsi="Arial" w:cs="Arial"/>
            <w:sz w:val="20"/>
            <w:szCs w:val="20"/>
          </w:rPr>
          <w:delText xml:space="preserve"> </w:delText>
        </w:r>
      </w:del>
      <w:del w:id="105" w:author="felipe" w:date="2026-09-21T22:51:20Z">
        <w:r>
          <w:rPr>
            <w:rFonts w:hint="default" w:ascii="Arial" w:hAnsi="Arial" w:cs="Arial"/>
            <w:sz w:val="20"/>
            <w:szCs w:val="20"/>
          </w:rPr>
          <w:delText>(Del Río et al., 2021; Espinoza et al., 2024)</w:delText>
        </w:r>
      </w:del>
      <w:r>
        <w:rPr>
          <w:rFonts w:hint="default" w:ascii="Arial" w:hAnsi="Arial" w:cs="Arial"/>
          <w:sz w:val="20"/>
          <w:szCs w:val="20"/>
        </w:rPr>
        <w:t>. All data have been processed in R using the tidyverse ecosystem and under version control on GitHub (Muñoz-Narbona et al., 2026).</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48"/>
              <w:spacing w:before="200"/>
              <w:jc w:val="both"/>
              <w:rPr>
                <w:rFonts w:hint="default" w:ascii="Arial" w:hAnsi="Arial" w:cs="Arial"/>
                <w:sz w:val="20"/>
                <w:szCs w:val="20"/>
              </w:rPr>
            </w:pPr>
            <w:bookmarkStart w:id="5" w:name="tbl-availability"/>
            <w:commentRangeStart w:id="9"/>
            <w:r>
              <w:rPr>
                <w:rFonts w:hint="default" w:ascii="Arial" w:hAnsi="Arial" w:cs="Arial"/>
                <w:sz w:val="20"/>
                <w:szCs w:val="20"/>
              </w:rPr>
              <w:t>Table 1</w:t>
            </w:r>
            <w:commentRangeEnd w:id="9"/>
            <w:r>
              <w:rPr>
                <w:rStyle w:val="16"/>
                <w:rFonts w:hint="default" w:ascii="Arial" w:hAnsi="Arial" w:cs="Arial"/>
                <w:sz w:val="20"/>
                <w:szCs w:val="20"/>
              </w:rPr>
              <w:commentReference w:id="9"/>
            </w:r>
            <w:r>
              <w:rPr>
                <w:rFonts w:hint="default" w:ascii="Arial" w:hAnsi="Arial" w:cs="Arial"/>
                <w:sz w:val="20"/>
                <w:szCs w:val="20"/>
              </w:rPr>
              <w:t>: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44"/>
              <w:tblW w:w="5000" w:type="pct"/>
              <w:tblInd w:w="0" w:type="dxa"/>
              <w:tblLayout w:type="fixed"/>
              <w:tblCellMar>
                <w:top w:w="0" w:type="dxa"/>
                <w:left w:w="108" w:type="dxa"/>
                <w:bottom w:w="0" w:type="dxa"/>
                <w:right w:w="108" w:type="dxa"/>
              </w:tblCellMar>
            </w:tblPr>
            <w:tblGrid>
              <w:gridCol w:w="993"/>
              <w:gridCol w:w="710"/>
              <w:gridCol w:w="852"/>
              <w:gridCol w:w="851"/>
              <w:gridCol w:w="851"/>
              <w:gridCol w:w="851"/>
              <w:gridCol w:w="851"/>
              <w:gridCol w:w="851"/>
              <w:gridCol w:w="851"/>
              <w:gridCol w:w="851"/>
              <w:gridCol w:w="851"/>
            </w:tblGrid>
            <w:tr>
              <w:tblPrEx>
                <w:tblCellMar>
                  <w:top w:w="0" w:type="dxa"/>
                  <w:left w:w="108" w:type="dxa"/>
                  <w:bottom w:w="0" w:type="dxa"/>
                  <w:right w:w="108" w:type="dxa"/>
                </w:tblCellMar>
              </w:tblPrEx>
              <w:trPr>
                <w:tblHeader/>
              </w:trPr>
              <w:tc>
                <w:tcPr>
                  <w:tcW w:w="993" w:type="dxa"/>
                  <w:tcBorders>
                    <w:bottom w:val="single" w:color="auto" w:sz="0" w:space="0"/>
                    <w:insideH w:val="single" w:sz="0" w:space="0"/>
                  </w:tcBorders>
                  <w:vAlign w:val="bottom"/>
                </w:tcPr>
                <w:p>
                  <w:pPr>
                    <w:pStyle w:val="27"/>
                    <w:jc w:val="both"/>
                    <w:rPr>
                      <w:rFonts w:hint="default" w:ascii="Arial" w:hAnsi="Arial" w:cs="Arial"/>
                      <w:sz w:val="20"/>
                      <w:szCs w:val="20"/>
                    </w:rPr>
                  </w:pPr>
                  <w:commentRangeStart w:id="10"/>
                  <w:r>
                    <w:rPr>
                      <w:rFonts w:hint="default" w:ascii="Arial" w:hAnsi="Arial" w:cs="Arial"/>
                      <w:sz w:val="20"/>
                      <w:szCs w:val="20"/>
                    </w:rPr>
                    <w:t>Estación</w:t>
                  </w:r>
                </w:p>
              </w:tc>
              <w:tc>
                <w:tcPr>
                  <w:tcW w:w="708"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Dist (km)</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Temp (°C)</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HR (%)</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U (m/s)</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DV (°)</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Niebla (mm)</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Pres (hPa)</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Rad (W/m²)</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Vis (m)</w:t>
                  </w:r>
                </w:p>
              </w:tc>
              <w:tc>
                <w:tcPr>
                  <w:tcW w:w="851" w:type="dxa"/>
                  <w:tcBorders>
                    <w:bottom w:val="single" w:color="auto" w:sz="0" w:space="0"/>
                    <w:insideH w:val="single" w:sz="0" w:space="0"/>
                  </w:tcBorders>
                  <w:vAlign w:val="bottom"/>
                </w:tcPr>
                <w:p>
                  <w:pPr>
                    <w:pStyle w:val="27"/>
                    <w:jc w:val="both"/>
                    <w:rPr>
                      <w:rFonts w:hint="default" w:ascii="Arial" w:hAnsi="Arial" w:cs="Arial"/>
                      <w:sz w:val="20"/>
                      <w:szCs w:val="20"/>
                    </w:rPr>
                  </w:pPr>
                  <w:r>
                    <w:rPr>
                      <w:rFonts w:hint="default" w:ascii="Arial" w:hAnsi="Arial" w:cs="Arial"/>
                      <w:sz w:val="20"/>
                      <w:szCs w:val="20"/>
                    </w:rPr>
                    <w:t>Rocío (mm)</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AEROP.</w:t>
                  </w:r>
                </w:p>
              </w:tc>
              <w:tc>
                <w:tcPr>
                  <w:tcW w:w="708" w:type="dxa"/>
                </w:tcPr>
                <w:p>
                  <w:pPr>
                    <w:pStyle w:val="27"/>
                    <w:jc w:val="both"/>
                    <w:rPr>
                      <w:rFonts w:hint="default" w:ascii="Arial" w:hAnsi="Arial" w:cs="Arial"/>
                      <w:sz w:val="20"/>
                      <w:szCs w:val="20"/>
                    </w:rPr>
                  </w:pPr>
                  <w:r>
                    <w:rPr>
                      <w:rFonts w:hint="default" w:ascii="Arial" w:hAnsi="Arial" w:cs="Arial"/>
                      <w:sz w:val="20"/>
                      <w:szCs w:val="20"/>
                    </w:rPr>
                    <w:t>0.86</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OYA518</w:t>
                  </w:r>
                </w:p>
              </w:tc>
              <w:tc>
                <w:tcPr>
                  <w:tcW w:w="708" w:type="dxa"/>
                </w:tcPr>
                <w:p>
                  <w:pPr>
                    <w:pStyle w:val="27"/>
                    <w:jc w:val="both"/>
                    <w:rPr>
                      <w:rFonts w:hint="default" w:ascii="Arial" w:hAnsi="Arial" w:cs="Arial"/>
                      <w:sz w:val="20"/>
                      <w:szCs w:val="20"/>
                    </w:rPr>
                  </w:pPr>
                  <w:r>
                    <w:rPr>
                      <w:rFonts w:hint="default" w:ascii="Arial" w:hAnsi="Arial" w:cs="Arial"/>
                      <w:sz w:val="20"/>
                      <w:szCs w:val="20"/>
                    </w:rPr>
                    <w:t>4.18</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97%</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c>
                <w:tcPr>
                  <w:tcW w:w="993" w:type="dxa"/>
                </w:tcPr>
                <w:p>
                  <w:pPr>
                    <w:pStyle w:val="27"/>
                    <w:jc w:val="both"/>
                    <w:rPr>
                      <w:rFonts w:hint="default" w:ascii="Arial" w:hAnsi="Arial" w:cs="Arial"/>
                      <w:sz w:val="20"/>
                      <w:szCs w:val="20"/>
                    </w:rPr>
                  </w:pPr>
                  <w:r>
                    <w:rPr>
                      <w:rFonts w:hint="default" w:ascii="Arial" w:hAnsi="Arial" w:cs="Arial"/>
                      <w:b/>
                      <w:bCs/>
                      <w:sz w:val="20"/>
                      <w:szCs w:val="20"/>
                    </w:rPr>
                    <w:t>OYA780</w:t>
                  </w:r>
                </w:p>
              </w:tc>
              <w:tc>
                <w:tcPr>
                  <w:tcW w:w="708" w:type="dxa"/>
                </w:tcPr>
                <w:p>
                  <w:pPr>
                    <w:pStyle w:val="27"/>
                    <w:jc w:val="both"/>
                    <w:rPr>
                      <w:rFonts w:hint="default" w:ascii="Arial" w:hAnsi="Arial" w:cs="Arial"/>
                      <w:sz w:val="20"/>
                      <w:szCs w:val="20"/>
                    </w:rPr>
                  </w:pPr>
                  <w:r>
                    <w:rPr>
                      <w:rFonts w:hint="default" w:ascii="Arial" w:hAnsi="Arial" w:cs="Arial"/>
                      <w:sz w:val="20"/>
                      <w:szCs w:val="20"/>
                    </w:rPr>
                    <w:t>9.83</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98%</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99%</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OYA862</w:t>
                  </w:r>
                </w:p>
              </w:tc>
              <w:tc>
                <w:tcPr>
                  <w:tcW w:w="708" w:type="dxa"/>
                </w:tcPr>
                <w:p>
                  <w:pPr>
                    <w:pStyle w:val="27"/>
                    <w:jc w:val="both"/>
                    <w:rPr>
                      <w:rFonts w:hint="default" w:ascii="Arial" w:hAnsi="Arial" w:cs="Arial"/>
                      <w:sz w:val="20"/>
                      <w:szCs w:val="20"/>
                    </w:rPr>
                  </w:pPr>
                  <w:r>
                    <w:rPr>
                      <w:rFonts w:hint="default" w:ascii="Arial" w:hAnsi="Arial" w:cs="Arial"/>
                      <w:sz w:val="20"/>
                      <w:szCs w:val="20"/>
                    </w:rPr>
                    <w:t>8.67</w:t>
                  </w:r>
                </w:p>
              </w:tc>
              <w:tc>
                <w:tcPr>
                  <w:tcW w:w="851" w:type="dxa"/>
                </w:tcPr>
                <w:p>
                  <w:pPr>
                    <w:pStyle w:val="27"/>
                    <w:jc w:val="both"/>
                    <w:rPr>
                      <w:rFonts w:hint="default" w:ascii="Arial" w:hAnsi="Arial" w:cs="Arial"/>
                      <w:sz w:val="20"/>
                      <w:szCs w:val="20"/>
                    </w:rPr>
                  </w:pPr>
                  <w:r>
                    <w:rPr>
                      <w:rFonts w:hint="default" w:ascii="Arial" w:hAnsi="Arial" w:cs="Arial"/>
                      <w:sz w:val="20"/>
                      <w:szCs w:val="20"/>
                    </w:rPr>
                    <w:t>86%</w:t>
                  </w:r>
                </w:p>
              </w:tc>
              <w:tc>
                <w:tcPr>
                  <w:tcW w:w="851" w:type="dxa"/>
                </w:tcPr>
                <w:p>
                  <w:pPr>
                    <w:pStyle w:val="27"/>
                    <w:jc w:val="both"/>
                    <w:rPr>
                      <w:rFonts w:hint="default" w:ascii="Arial" w:hAnsi="Arial" w:cs="Arial"/>
                      <w:sz w:val="20"/>
                      <w:szCs w:val="20"/>
                    </w:rPr>
                  </w:pPr>
                  <w:r>
                    <w:rPr>
                      <w:rFonts w:hint="default" w:ascii="Arial" w:hAnsi="Arial" w:cs="Arial"/>
                      <w:sz w:val="20"/>
                      <w:szCs w:val="20"/>
                    </w:rPr>
                    <w:t>91%</w:t>
                  </w:r>
                </w:p>
              </w:tc>
              <w:tc>
                <w:tcPr>
                  <w:tcW w:w="851" w:type="dxa"/>
                </w:tcPr>
                <w:p>
                  <w:pPr>
                    <w:pStyle w:val="27"/>
                    <w:jc w:val="both"/>
                    <w:rPr>
                      <w:rFonts w:hint="default" w:ascii="Arial" w:hAnsi="Arial" w:cs="Arial"/>
                      <w:sz w:val="20"/>
                      <w:szCs w:val="20"/>
                    </w:rPr>
                  </w:pPr>
                  <w:r>
                    <w:rPr>
                      <w:rFonts w:hint="default" w:ascii="Arial" w:hAnsi="Arial" w:cs="Arial"/>
                      <w:sz w:val="20"/>
                      <w:szCs w:val="20"/>
                    </w:rPr>
                    <w:t>86%</w:t>
                  </w:r>
                </w:p>
              </w:tc>
              <w:tc>
                <w:tcPr>
                  <w:tcW w:w="851" w:type="dxa"/>
                </w:tcPr>
                <w:p>
                  <w:pPr>
                    <w:pStyle w:val="27"/>
                    <w:jc w:val="both"/>
                    <w:rPr>
                      <w:rFonts w:hint="default" w:ascii="Arial" w:hAnsi="Arial" w:cs="Arial"/>
                      <w:sz w:val="20"/>
                      <w:szCs w:val="20"/>
                    </w:rPr>
                  </w:pPr>
                  <w:r>
                    <w:rPr>
                      <w:rFonts w:hint="default" w:ascii="Arial" w:hAnsi="Arial" w:cs="Arial"/>
                      <w:sz w:val="20"/>
                      <w:szCs w:val="20"/>
                    </w:rPr>
                    <w:t>91%</w:t>
                  </w:r>
                </w:p>
              </w:tc>
              <w:tc>
                <w:tcPr>
                  <w:tcW w:w="851" w:type="dxa"/>
                </w:tcPr>
                <w:p>
                  <w:pPr>
                    <w:pStyle w:val="27"/>
                    <w:jc w:val="both"/>
                    <w:rPr>
                      <w:rFonts w:hint="default" w:ascii="Arial" w:hAnsi="Arial" w:cs="Arial"/>
                      <w:sz w:val="20"/>
                      <w:szCs w:val="20"/>
                    </w:rPr>
                  </w:pPr>
                  <w:r>
                    <w:rPr>
                      <w:rFonts w:hint="default" w:ascii="Arial" w:hAnsi="Arial" w:cs="Arial"/>
                      <w:sz w:val="20"/>
                      <w:szCs w:val="20"/>
                    </w:rPr>
                    <w:t>9%</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OYA1069</w:t>
                  </w:r>
                </w:p>
              </w:tc>
              <w:tc>
                <w:tcPr>
                  <w:tcW w:w="708" w:type="dxa"/>
                </w:tcPr>
                <w:p>
                  <w:pPr>
                    <w:pStyle w:val="27"/>
                    <w:jc w:val="both"/>
                    <w:rPr>
                      <w:rFonts w:hint="default" w:ascii="Arial" w:hAnsi="Arial" w:cs="Arial"/>
                      <w:sz w:val="20"/>
                      <w:szCs w:val="20"/>
                    </w:rPr>
                  </w:pPr>
                  <w:r>
                    <w:rPr>
                      <w:rFonts w:hint="default" w:ascii="Arial" w:hAnsi="Arial" w:cs="Arial"/>
                      <w:sz w:val="20"/>
                      <w:szCs w:val="20"/>
                    </w:rPr>
                    <w:t>10.75</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17%</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17%</w:t>
                  </w:r>
                </w:p>
              </w:tc>
              <w:tc>
                <w:tcPr>
                  <w:tcW w:w="851" w:type="dxa"/>
                </w:tcPr>
                <w:p>
                  <w:pPr>
                    <w:pStyle w:val="27"/>
                    <w:jc w:val="both"/>
                    <w:rPr>
                      <w:rFonts w:hint="default" w:ascii="Arial" w:hAnsi="Arial" w:cs="Arial"/>
                      <w:sz w:val="20"/>
                      <w:szCs w:val="20"/>
                    </w:rPr>
                  </w:pPr>
                  <w:r>
                    <w:rPr>
                      <w:rFonts w:hint="default" w:ascii="Arial" w:hAnsi="Arial" w:cs="Arial"/>
                      <w:sz w:val="20"/>
                      <w:szCs w:val="20"/>
                    </w:rPr>
                    <w:t>17%</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OYA1128</w:t>
                  </w:r>
                </w:p>
              </w:tc>
              <w:tc>
                <w:tcPr>
                  <w:tcW w:w="708" w:type="dxa"/>
                </w:tcPr>
                <w:p>
                  <w:pPr>
                    <w:pStyle w:val="27"/>
                    <w:jc w:val="both"/>
                    <w:rPr>
                      <w:rFonts w:hint="default" w:ascii="Arial" w:hAnsi="Arial" w:cs="Arial"/>
                      <w:sz w:val="20"/>
                      <w:szCs w:val="20"/>
                    </w:rPr>
                  </w:pPr>
                  <w:r>
                    <w:rPr>
                      <w:rFonts w:hint="default" w:ascii="Arial" w:hAnsi="Arial" w:cs="Arial"/>
                      <w:sz w:val="20"/>
                      <w:szCs w:val="20"/>
                    </w:rPr>
                    <w:t>12.92</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c>
                <w:tcPr>
                  <w:tcW w:w="993" w:type="dxa"/>
                </w:tcPr>
                <w:p>
                  <w:pPr>
                    <w:pStyle w:val="27"/>
                    <w:jc w:val="both"/>
                    <w:rPr>
                      <w:rFonts w:hint="default" w:ascii="Arial" w:hAnsi="Arial" w:cs="Arial"/>
                      <w:sz w:val="20"/>
                      <w:szCs w:val="20"/>
                    </w:rPr>
                  </w:pPr>
                  <w:r>
                    <w:rPr>
                      <w:rFonts w:hint="default" w:ascii="Arial" w:hAnsi="Arial" w:cs="Arial"/>
                      <w:b/>
                      <w:bCs/>
                      <w:sz w:val="20"/>
                      <w:szCs w:val="20"/>
                    </w:rPr>
                    <w:t>OYA1193</w:t>
                  </w:r>
                </w:p>
              </w:tc>
              <w:tc>
                <w:tcPr>
                  <w:tcW w:w="708" w:type="dxa"/>
                </w:tcPr>
                <w:p>
                  <w:pPr>
                    <w:pStyle w:val="27"/>
                    <w:jc w:val="both"/>
                    <w:rPr>
                      <w:rFonts w:hint="default" w:ascii="Arial" w:hAnsi="Arial" w:cs="Arial"/>
                      <w:sz w:val="20"/>
                      <w:szCs w:val="20"/>
                    </w:rPr>
                  </w:pPr>
                  <w:r>
                    <w:rPr>
                      <w:rFonts w:hint="default" w:ascii="Arial" w:hAnsi="Arial" w:cs="Arial"/>
                      <w:sz w:val="20"/>
                      <w:szCs w:val="20"/>
                    </w:rPr>
                    <w:t>13.12</w:t>
                  </w:r>
                </w:p>
              </w:tc>
              <w:tc>
                <w:tcPr>
                  <w:tcW w:w="851" w:type="dxa"/>
                </w:tcPr>
                <w:p>
                  <w:pPr>
                    <w:pStyle w:val="27"/>
                    <w:jc w:val="both"/>
                    <w:rPr>
                      <w:rFonts w:hint="default" w:ascii="Arial" w:hAnsi="Arial" w:cs="Arial"/>
                      <w:sz w:val="20"/>
                      <w:szCs w:val="20"/>
                    </w:rPr>
                  </w:pPr>
                  <w:r>
                    <w:rPr>
                      <w:rFonts w:hint="default" w:ascii="Arial" w:hAnsi="Arial" w:cs="Arial"/>
                      <w:sz w:val="20"/>
                      <w:szCs w:val="20"/>
                    </w:rPr>
                    <w:t>90%</w:t>
                  </w:r>
                </w:p>
              </w:tc>
              <w:tc>
                <w:tcPr>
                  <w:tcW w:w="851" w:type="dxa"/>
                </w:tcPr>
                <w:p>
                  <w:pPr>
                    <w:pStyle w:val="27"/>
                    <w:jc w:val="both"/>
                    <w:rPr>
                      <w:rFonts w:hint="default" w:ascii="Arial" w:hAnsi="Arial" w:cs="Arial"/>
                      <w:sz w:val="20"/>
                      <w:szCs w:val="20"/>
                    </w:rPr>
                  </w:pPr>
                  <w:r>
                    <w:rPr>
                      <w:rFonts w:hint="default" w:ascii="Arial" w:hAnsi="Arial" w:cs="Arial"/>
                      <w:sz w:val="20"/>
                      <w:szCs w:val="20"/>
                    </w:rPr>
                    <w:t>92%</w:t>
                  </w:r>
                </w:p>
              </w:tc>
              <w:tc>
                <w:tcPr>
                  <w:tcW w:w="851" w:type="dxa"/>
                </w:tcPr>
                <w:p>
                  <w:pPr>
                    <w:pStyle w:val="27"/>
                    <w:jc w:val="both"/>
                    <w:rPr>
                      <w:rFonts w:hint="default" w:ascii="Arial" w:hAnsi="Arial" w:cs="Arial"/>
                      <w:sz w:val="20"/>
                      <w:szCs w:val="20"/>
                    </w:rPr>
                  </w:pPr>
                  <w:r>
                    <w:rPr>
                      <w:rFonts w:hint="default" w:ascii="Arial" w:hAnsi="Arial" w:cs="Arial"/>
                      <w:sz w:val="20"/>
                      <w:szCs w:val="20"/>
                    </w:rPr>
                    <w:t>90%</w:t>
                  </w:r>
                </w:p>
              </w:tc>
              <w:tc>
                <w:tcPr>
                  <w:tcW w:w="851" w:type="dxa"/>
                </w:tcPr>
                <w:p>
                  <w:pPr>
                    <w:pStyle w:val="27"/>
                    <w:jc w:val="both"/>
                    <w:rPr>
                      <w:rFonts w:hint="default" w:ascii="Arial" w:hAnsi="Arial" w:cs="Arial"/>
                      <w:sz w:val="20"/>
                      <w:szCs w:val="20"/>
                    </w:rPr>
                  </w:pPr>
                  <w:r>
                    <w:rPr>
                      <w:rFonts w:hint="default" w:ascii="Arial" w:hAnsi="Arial" w:cs="Arial"/>
                      <w:sz w:val="20"/>
                      <w:szCs w:val="20"/>
                    </w:rPr>
                    <w:t>92%</w:t>
                  </w:r>
                </w:p>
              </w:tc>
              <w:tc>
                <w:tcPr>
                  <w:tcW w:w="851" w:type="dxa"/>
                </w:tcPr>
                <w:p>
                  <w:pPr>
                    <w:pStyle w:val="27"/>
                    <w:jc w:val="both"/>
                    <w:rPr>
                      <w:rFonts w:hint="default" w:ascii="Arial" w:hAnsi="Arial" w:cs="Arial"/>
                      <w:sz w:val="20"/>
                      <w:szCs w:val="20"/>
                    </w:rPr>
                  </w:pPr>
                  <w:r>
                    <w:rPr>
                      <w:rFonts w:hint="default" w:ascii="Arial" w:hAnsi="Arial" w:cs="Arial"/>
                      <w:sz w:val="20"/>
                      <w:szCs w:val="20"/>
                    </w:rPr>
                    <w:t>92%</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OYA1211</w:t>
                  </w:r>
                </w:p>
              </w:tc>
              <w:tc>
                <w:tcPr>
                  <w:tcW w:w="708" w:type="dxa"/>
                </w:tcPr>
                <w:p>
                  <w:pPr>
                    <w:pStyle w:val="27"/>
                    <w:jc w:val="both"/>
                    <w:rPr>
                      <w:rFonts w:hint="default" w:ascii="Arial" w:hAnsi="Arial" w:cs="Arial"/>
                      <w:sz w:val="20"/>
                      <w:szCs w:val="20"/>
                    </w:rPr>
                  </w:pPr>
                  <w:r>
                    <w:rPr>
                      <w:rFonts w:hint="default" w:ascii="Arial" w:hAnsi="Arial" w:cs="Arial"/>
                      <w:sz w:val="20"/>
                      <w:szCs w:val="20"/>
                    </w:rPr>
                    <w:t>13.11</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c>
                <w:tcPr>
                  <w:tcW w:w="851" w:type="dxa"/>
                </w:tcPr>
                <w:p>
                  <w:pPr>
                    <w:pStyle w:val="27"/>
                    <w:jc w:val="both"/>
                    <w:rPr>
                      <w:rFonts w:hint="default" w:ascii="Arial" w:hAnsi="Arial" w:cs="Arial"/>
                      <w:sz w:val="20"/>
                      <w:szCs w:val="20"/>
                    </w:rPr>
                  </w:pPr>
                  <w:r>
                    <w:rPr>
                      <w:rFonts w:hint="default" w:ascii="Arial" w:hAnsi="Arial" w:cs="Arial"/>
                      <w:sz w:val="20"/>
                      <w:szCs w:val="20"/>
                    </w:rPr>
                    <w:t>93%</w:t>
                  </w:r>
                </w:p>
              </w:tc>
              <w:tc>
                <w:tcPr>
                  <w:tcW w:w="851" w:type="dxa"/>
                </w:tcPr>
                <w:p>
                  <w:pPr>
                    <w:pStyle w:val="27"/>
                    <w:jc w:val="both"/>
                    <w:rPr>
                      <w:rFonts w:hint="default" w:ascii="Arial" w:hAnsi="Arial" w:cs="Arial"/>
                      <w:sz w:val="20"/>
                      <w:szCs w:val="20"/>
                    </w:rPr>
                  </w:pPr>
                  <w:r>
                    <w:rPr>
                      <w:rFonts w:hint="default" w:ascii="Arial" w:hAnsi="Arial" w:cs="Arial"/>
                      <w:sz w:val="20"/>
                      <w:szCs w:val="20"/>
                    </w:rPr>
                    <w:t>100%</w:t>
                  </w:r>
                </w:p>
              </w:tc>
            </w:tr>
            <w:tr>
              <w:tblPrEx>
                <w:tblCellMar>
                  <w:top w:w="0" w:type="dxa"/>
                  <w:left w:w="108" w:type="dxa"/>
                  <w:bottom w:w="0" w:type="dxa"/>
                  <w:right w:w="108" w:type="dxa"/>
                </w:tblCellMar>
              </w:tblPrEx>
              <w:tc>
                <w:tcPr>
                  <w:tcW w:w="993" w:type="dxa"/>
                </w:tcPr>
                <w:p>
                  <w:pPr>
                    <w:pStyle w:val="27"/>
                    <w:jc w:val="both"/>
                    <w:rPr>
                      <w:rFonts w:hint="default" w:ascii="Arial" w:hAnsi="Arial" w:cs="Arial"/>
                      <w:sz w:val="20"/>
                      <w:szCs w:val="20"/>
                    </w:rPr>
                  </w:pPr>
                  <w:r>
                    <w:rPr>
                      <w:rFonts w:hint="default" w:ascii="Arial" w:hAnsi="Arial" w:cs="Arial"/>
                      <w:b/>
                      <w:bCs/>
                      <w:sz w:val="20"/>
                      <w:szCs w:val="20"/>
                    </w:rPr>
                    <w:t>OYA1354</w:t>
                  </w:r>
                </w:p>
              </w:tc>
              <w:tc>
                <w:tcPr>
                  <w:tcW w:w="708" w:type="dxa"/>
                </w:tcPr>
                <w:p>
                  <w:pPr>
                    <w:pStyle w:val="27"/>
                    <w:jc w:val="both"/>
                    <w:rPr>
                      <w:rFonts w:hint="default" w:ascii="Arial" w:hAnsi="Arial" w:cs="Arial"/>
                      <w:sz w:val="20"/>
                      <w:szCs w:val="20"/>
                    </w:rPr>
                  </w:pPr>
                  <w:r>
                    <w:rPr>
                      <w:rFonts w:hint="default" w:ascii="Arial" w:hAnsi="Arial" w:cs="Arial"/>
                      <w:sz w:val="20"/>
                      <w:szCs w:val="20"/>
                    </w:rPr>
                    <w:t>11.41</w:t>
                  </w:r>
                </w:p>
              </w:tc>
              <w:tc>
                <w:tcPr>
                  <w:tcW w:w="851" w:type="dxa"/>
                </w:tcPr>
                <w:p>
                  <w:pPr>
                    <w:pStyle w:val="27"/>
                    <w:jc w:val="both"/>
                    <w:rPr>
                      <w:rFonts w:hint="default" w:ascii="Arial" w:hAnsi="Arial" w:cs="Arial"/>
                      <w:sz w:val="20"/>
                      <w:szCs w:val="20"/>
                    </w:rPr>
                  </w:pPr>
                  <w:r>
                    <w:rPr>
                      <w:rFonts w:hint="default" w:ascii="Arial" w:hAnsi="Arial" w:cs="Arial"/>
                      <w:sz w:val="20"/>
                      <w:szCs w:val="20"/>
                    </w:rPr>
                    <w:t>83%</w:t>
                  </w:r>
                </w:p>
              </w:tc>
              <w:tc>
                <w:tcPr>
                  <w:tcW w:w="851" w:type="dxa"/>
                </w:tcPr>
                <w:p>
                  <w:pPr>
                    <w:pStyle w:val="27"/>
                    <w:jc w:val="both"/>
                    <w:rPr>
                      <w:rFonts w:hint="default" w:ascii="Arial" w:hAnsi="Arial" w:cs="Arial"/>
                      <w:sz w:val="20"/>
                      <w:szCs w:val="20"/>
                    </w:rPr>
                  </w:pPr>
                  <w:r>
                    <w:rPr>
                      <w:rFonts w:hint="default" w:ascii="Arial" w:hAnsi="Arial" w:cs="Arial"/>
                      <w:sz w:val="20"/>
                      <w:szCs w:val="20"/>
                    </w:rPr>
                    <w:t>83%</w:t>
                  </w:r>
                </w:p>
              </w:tc>
              <w:tc>
                <w:tcPr>
                  <w:tcW w:w="851" w:type="dxa"/>
                </w:tcPr>
                <w:p>
                  <w:pPr>
                    <w:pStyle w:val="27"/>
                    <w:jc w:val="both"/>
                    <w:rPr>
                      <w:rFonts w:hint="default" w:ascii="Arial" w:hAnsi="Arial" w:cs="Arial"/>
                      <w:sz w:val="20"/>
                      <w:szCs w:val="20"/>
                    </w:rPr>
                  </w:pPr>
                  <w:r>
                    <w:rPr>
                      <w:rFonts w:hint="default" w:ascii="Arial" w:hAnsi="Arial" w:cs="Arial"/>
                      <w:sz w:val="20"/>
                      <w:szCs w:val="20"/>
                    </w:rPr>
                    <w:t>83%</w:t>
                  </w:r>
                </w:p>
              </w:tc>
              <w:tc>
                <w:tcPr>
                  <w:tcW w:w="851" w:type="dxa"/>
                </w:tcPr>
                <w:p>
                  <w:pPr>
                    <w:pStyle w:val="27"/>
                    <w:jc w:val="both"/>
                    <w:rPr>
                      <w:rFonts w:hint="default" w:ascii="Arial" w:hAnsi="Arial" w:cs="Arial"/>
                      <w:sz w:val="20"/>
                      <w:szCs w:val="20"/>
                    </w:rPr>
                  </w:pPr>
                  <w:r>
                    <w:rPr>
                      <w:rFonts w:hint="default" w:ascii="Arial" w:hAnsi="Arial" w:cs="Arial"/>
                      <w:sz w:val="20"/>
                      <w:szCs w:val="20"/>
                    </w:rPr>
                    <w:t>83%</w:t>
                  </w:r>
                </w:p>
              </w:tc>
              <w:tc>
                <w:tcPr>
                  <w:tcW w:w="851" w:type="dxa"/>
                </w:tcPr>
                <w:p>
                  <w:pPr>
                    <w:pStyle w:val="27"/>
                    <w:jc w:val="both"/>
                    <w:rPr>
                      <w:rFonts w:hint="default" w:ascii="Arial" w:hAnsi="Arial" w:cs="Arial"/>
                      <w:sz w:val="20"/>
                      <w:szCs w:val="20"/>
                    </w:rPr>
                  </w:pPr>
                  <w:r>
                    <w:rPr>
                      <w:rFonts w:hint="default" w:ascii="Arial" w:hAnsi="Arial" w:cs="Arial"/>
                      <w:sz w:val="20"/>
                      <w:szCs w:val="20"/>
                    </w:rPr>
                    <w:t>92%</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0%</w:t>
                  </w:r>
                </w:p>
              </w:tc>
              <w:tc>
                <w:tcPr>
                  <w:tcW w:w="851" w:type="dxa"/>
                </w:tcPr>
                <w:p>
                  <w:pPr>
                    <w:pStyle w:val="27"/>
                    <w:jc w:val="both"/>
                    <w:rPr>
                      <w:rFonts w:hint="default" w:ascii="Arial" w:hAnsi="Arial" w:cs="Arial"/>
                      <w:sz w:val="20"/>
                      <w:szCs w:val="20"/>
                    </w:rPr>
                  </w:pPr>
                  <w:r>
                    <w:rPr>
                      <w:rFonts w:hint="default" w:ascii="Arial" w:hAnsi="Arial" w:cs="Arial"/>
                      <w:sz w:val="20"/>
                      <w:szCs w:val="20"/>
                    </w:rPr>
                    <w:t>–</w:t>
                  </w:r>
                  <w:commentRangeEnd w:id="10"/>
                  <w:r>
                    <w:commentReference w:id="10"/>
                  </w:r>
                </w:p>
              </w:tc>
            </w:tr>
            <w:bookmarkEnd w:id="5"/>
          </w:tbl>
          <w:p>
            <w:pPr>
              <w:jc w:val="both"/>
              <w:rPr>
                <w:rFonts w:hint="default" w:ascii="Arial" w:hAnsi="Arial" w:cs="Arial"/>
                <w:sz w:val="20"/>
                <w:szCs w:val="20"/>
              </w:rPr>
            </w:pPr>
          </w:p>
        </w:tc>
      </w:tr>
      <w:bookmarkEnd w:id="4"/>
    </w:tbl>
    <w:p>
      <w:pPr>
        <w:pStyle w:val="4"/>
        <w:jc w:val="both"/>
        <w:rPr>
          <w:rFonts w:hint="default" w:ascii="Arial" w:hAnsi="Arial" w:cs="Arial"/>
          <w:sz w:val="20"/>
          <w:szCs w:val="20"/>
        </w:rPr>
      </w:pPr>
      <w:bookmarkStart w:id="6" w:name="data-processing"/>
      <w:r>
        <w:rPr>
          <w:rFonts w:hint="default" w:ascii="Arial" w:hAnsi="Arial" w:cs="Arial"/>
          <w:sz w:val="20"/>
          <w:szCs w:val="20"/>
        </w:rPr>
        <w:t>Data Processing</w:t>
      </w:r>
    </w:p>
    <w:p>
      <w:pPr>
        <w:pStyle w:val="26"/>
        <w:jc w:val="both"/>
        <w:rPr>
          <w:rFonts w:hint="default" w:ascii="Arial" w:hAnsi="Arial" w:cs="Arial"/>
          <w:sz w:val="20"/>
          <w:szCs w:val="20"/>
        </w:rPr>
      </w:pPr>
      <w:r>
        <w:rPr>
          <w:rFonts w:hint="default" w:ascii="Arial" w:hAnsi="Arial" w:cs="Arial"/>
          <w:sz w:val="20"/>
          <w:szCs w:val="20"/>
        </w:rPr>
        <w:t xml:space="preserve">The research strategy has been divided into three specific objectives, associated to each hypothesis: (1) characterize the temporal distribution of fog and dew events and their co-occurrence from visibility and GOES records; (2) evaluate the atmospheric stability under each event type through potential temperature, specific humidity, and wind speed vertical </w:t>
      </w:r>
      <w:del w:id="106" w:author="felipe" w:date="2026-09-21T22:55:44Z">
        <w:r>
          <w:rPr>
            <w:rFonts w:hint="default" w:ascii="Arial" w:hAnsi="Arial" w:cs="Arial"/>
            <w:sz w:val="20"/>
            <w:szCs w:val="20"/>
            <w:lang w:val="en-US"/>
          </w:rPr>
          <w:delText>profiles</w:delText>
        </w:r>
      </w:del>
      <w:ins w:id="107" w:author="felipe" w:date="2026-09-21T22:55:44Z">
        <w:r>
          <w:rPr>
            <w:rFonts w:hint="default" w:ascii="Arial" w:hAnsi="Arial" w:cs="Arial"/>
            <w:sz w:val="20"/>
            <w:szCs w:val="20"/>
            <w:lang w:val="es"/>
          </w:rPr>
          <w:t>gradien</w:t>
        </w:r>
      </w:ins>
      <w:ins w:id="108" w:author="felipe" w:date="2026-09-21T22:55:45Z">
        <w:r>
          <w:rPr>
            <w:rFonts w:hint="default" w:ascii="Arial" w:hAnsi="Arial" w:cs="Arial"/>
            <w:sz w:val="20"/>
            <w:szCs w:val="20"/>
            <w:lang w:val="es"/>
          </w:rPr>
          <w:t>ts</w:t>
        </w:r>
      </w:ins>
      <w:r>
        <w:rPr>
          <w:rFonts w:hint="default" w:ascii="Arial" w:hAnsi="Arial" w:cs="Arial"/>
          <w:sz w:val="20"/>
          <w:szCs w:val="20"/>
        </w:rPr>
        <w:t xml:space="preserve"> reconstructed along the </w:t>
      </w:r>
      <w:del w:id="109" w:author="felipe" w:date="2026-09-21T22:55:56Z">
        <w:r>
          <w:rPr>
            <w:rFonts w:hint="default" w:ascii="Arial" w:hAnsi="Arial" w:cs="Arial"/>
            <w:sz w:val="20"/>
            <w:szCs w:val="20"/>
            <w:lang w:val="en-US"/>
          </w:rPr>
          <w:delText>altitudinal</w:delText>
        </w:r>
      </w:del>
      <w:ins w:id="110" w:author="felipe" w:date="2026-09-21T22:55:56Z">
        <w:r>
          <w:rPr>
            <w:rFonts w:hint="default" w:ascii="Arial" w:hAnsi="Arial" w:cs="Arial"/>
            <w:sz w:val="20"/>
            <w:szCs w:val="20"/>
            <w:lang w:val="es"/>
          </w:rPr>
          <w:t>topog</w:t>
        </w:r>
      </w:ins>
      <w:ins w:id="111" w:author="felipe" w:date="2026-09-21T22:55:57Z">
        <w:r>
          <w:rPr>
            <w:rFonts w:hint="default" w:ascii="Arial" w:hAnsi="Arial" w:cs="Arial"/>
            <w:sz w:val="20"/>
            <w:szCs w:val="20"/>
            <w:lang w:val="es"/>
          </w:rPr>
          <w:t>raph</w:t>
        </w:r>
      </w:ins>
      <w:ins w:id="112" w:author="felipe" w:date="2026-09-21T22:55:58Z">
        <w:r>
          <w:rPr>
            <w:rFonts w:hint="default" w:ascii="Arial" w:hAnsi="Arial" w:cs="Arial"/>
            <w:sz w:val="20"/>
            <w:szCs w:val="20"/>
            <w:lang w:val="es"/>
          </w:rPr>
          <w:t>ic</w:t>
        </w:r>
      </w:ins>
      <w:r>
        <w:rPr>
          <w:rFonts w:hint="default" w:ascii="Arial" w:hAnsi="Arial" w:cs="Arial"/>
          <w:sz w:val="20"/>
          <w:szCs w:val="20"/>
        </w:rPr>
        <w:t xml:space="preserve"> station transect; (3) analyze the </w:t>
      </w:r>
      <w:commentRangeStart w:id="11"/>
      <w:r>
        <w:rPr>
          <w:rFonts w:hint="default" w:ascii="Arial" w:hAnsi="Arial" w:cs="Arial"/>
          <w:sz w:val="20"/>
          <w:szCs w:val="20"/>
        </w:rPr>
        <w:t>humidity tendency</w:t>
      </w:r>
      <w:commentRangeEnd w:id="11"/>
      <w:r>
        <w:commentReference w:id="11"/>
      </w:r>
      <w:r>
        <w:rPr>
          <w:rFonts w:hint="default" w:ascii="Arial" w:hAnsi="Arial" w:cs="Arial"/>
          <w:sz w:val="20"/>
          <w:szCs w:val="20"/>
        </w:rPr>
        <w:t xml:space="preserve"> associated with each event through the temporal evolution of specific humidity, quantifying tendencies that distinguish their dynamic origin.</w:t>
      </w:r>
    </w:p>
    <w:p>
      <w:pPr>
        <w:pStyle w:val="5"/>
        <w:jc w:val="both"/>
        <w:rPr>
          <w:rFonts w:hint="default" w:ascii="Arial" w:hAnsi="Arial" w:cs="Arial"/>
          <w:sz w:val="20"/>
          <w:szCs w:val="20"/>
        </w:rPr>
      </w:pPr>
      <w:bookmarkStart w:id="7" w:name="X380d4756a9019223baf518e7cbe355334460b18"/>
      <w:r>
        <w:rPr>
          <w:rFonts w:hint="default" w:ascii="Arial" w:hAnsi="Arial" w:cs="Arial"/>
          <w:sz w:val="20"/>
          <w:szCs w:val="20"/>
        </w:rPr>
        <w:t>OE1: Hierarchical classification of fog and dew events</w:t>
      </w:r>
    </w:p>
    <w:p>
      <w:pPr>
        <w:pStyle w:val="26"/>
        <w:jc w:val="both"/>
        <w:rPr>
          <w:rFonts w:hint="default" w:ascii="Arial" w:hAnsi="Arial" w:cs="Arial"/>
          <w:sz w:val="20"/>
          <w:szCs w:val="20"/>
        </w:rPr>
      </w:pPr>
      <w:r>
        <w:rPr>
          <w:rFonts w:hint="default" w:ascii="Arial" w:hAnsi="Arial" w:cs="Arial"/>
          <w:sz w:val="20"/>
          <w:szCs w:val="20"/>
        </w:rPr>
        <w:t xml:space="preserve">To achieve the first specific objective, we used two criteria based on visibility and FLC detection, where visibility was </w:t>
      </w:r>
      <w:ins w:id="113" w:author="felipe" w:date="2026-09-21T22:56:58Z">
        <w:r>
          <w:rPr>
            <w:rFonts w:hint="default" w:ascii="Arial" w:hAnsi="Arial" w:cs="Arial"/>
            <w:sz w:val="20"/>
            <w:szCs w:val="20"/>
            <w:lang w:val="es"/>
          </w:rPr>
          <w:t xml:space="preserve">the </w:t>
        </w:r>
      </w:ins>
      <w:r>
        <w:rPr>
          <w:rFonts w:hint="default" w:ascii="Arial" w:hAnsi="Arial" w:cs="Arial"/>
          <w:sz w:val="20"/>
          <w:szCs w:val="20"/>
        </w:rPr>
        <w:t>priorit</w:t>
      </w:r>
      <w:del w:id="114" w:author="felipe" w:date="2026-09-21T22:57:04Z">
        <w:r>
          <w:rPr>
            <w:rFonts w:hint="default" w:ascii="Arial" w:hAnsi="Arial" w:cs="Arial"/>
            <w:sz w:val="20"/>
            <w:szCs w:val="20"/>
          </w:rPr>
          <w:delText>ar</w:delText>
        </w:r>
      </w:del>
      <w:r>
        <w:rPr>
          <w:rFonts w:hint="default" w:ascii="Arial" w:hAnsi="Arial" w:cs="Arial"/>
          <w:sz w:val="20"/>
          <w:szCs w:val="20"/>
        </w:rPr>
        <w:t xml:space="preserve">y. Regardless of whether water </w:t>
      </w:r>
      <w:del w:id="115" w:author="felipe" w:date="2026-09-21T22:57:44Z">
        <w:r>
          <w:rPr>
            <w:rFonts w:hint="default" w:ascii="Arial" w:hAnsi="Arial" w:cs="Arial"/>
            <w:sz w:val="20"/>
            <w:szCs w:val="20"/>
            <w:lang w:val="en-US"/>
          </w:rPr>
          <w:delText>was</w:delText>
        </w:r>
      </w:del>
      <w:ins w:id="116" w:author="felipe" w:date="2026-09-21T22:57:44Z">
        <w:r>
          <w:rPr>
            <w:rFonts w:hint="default" w:ascii="Arial" w:hAnsi="Arial" w:cs="Arial"/>
            <w:sz w:val="20"/>
            <w:szCs w:val="20"/>
            <w:lang w:val="es"/>
          </w:rPr>
          <w:t>is</w:t>
        </w:r>
      </w:ins>
      <w:r>
        <w:rPr>
          <w:rFonts w:hint="default" w:ascii="Arial" w:hAnsi="Arial" w:cs="Arial"/>
          <w:sz w:val="20"/>
          <w:szCs w:val="20"/>
        </w:rPr>
        <w:t xml:space="preserve"> collected by the SFC or the SDC, the event </w:t>
      </w:r>
      <w:del w:id="117" w:author="felipe" w:date="2026-09-21T22:57:48Z">
        <w:r>
          <w:rPr>
            <w:rFonts w:hint="default" w:ascii="Arial" w:hAnsi="Arial" w:cs="Arial"/>
            <w:sz w:val="20"/>
            <w:szCs w:val="20"/>
            <w:lang w:val="en-US"/>
          </w:rPr>
          <w:delText>was</w:delText>
        </w:r>
      </w:del>
      <w:ins w:id="118" w:author="felipe" w:date="2026-09-21T22:57:48Z">
        <w:r>
          <w:rPr>
            <w:rFonts w:hint="default" w:ascii="Arial" w:hAnsi="Arial" w:cs="Arial"/>
            <w:sz w:val="20"/>
            <w:szCs w:val="20"/>
            <w:lang w:val="es"/>
          </w:rPr>
          <w:t>is</w:t>
        </w:r>
      </w:ins>
      <w:r>
        <w:rPr>
          <w:rFonts w:hint="default" w:ascii="Arial" w:hAnsi="Arial" w:cs="Arial"/>
          <w:sz w:val="20"/>
          <w:szCs w:val="20"/>
        </w:rPr>
        <w:t xml:space="preserve"> classified as fog if visibility </w:t>
      </w:r>
      <w:del w:id="119" w:author="felipe" w:date="2026-09-21T22:57:32Z">
        <w:r>
          <w:rPr>
            <w:rFonts w:hint="default" w:ascii="Arial" w:hAnsi="Arial" w:cs="Arial"/>
            <w:sz w:val="20"/>
            <w:szCs w:val="20"/>
            <w:lang w:val="en-US"/>
          </w:rPr>
          <w:delText>was</w:delText>
        </w:r>
      </w:del>
      <w:ins w:id="120" w:author="felipe" w:date="2026-09-21T22:57:32Z">
        <w:r>
          <w:rPr>
            <w:rFonts w:hint="default" w:ascii="Arial" w:hAnsi="Arial" w:cs="Arial"/>
            <w:sz w:val="20"/>
            <w:szCs w:val="20"/>
            <w:lang w:val="es"/>
          </w:rPr>
          <w:t>f</w:t>
        </w:r>
      </w:ins>
      <w:ins w:id="121" w:author="felipe" w:date="2026-09-21T22:57:33Z">
        <w:r>
          <w:rPr>
            <w:rFonts w:hint="default" w:ascii="Arial" w:hAnsi="Arial" w:cs="Arial"/>
            <w:sz w:val="20"/>
            <w:szCs w:val="20"/>
            <w:lang w:val="es"/>
          </w:rPr>
          <w:t>alls</w:t>
        </w:r>
      </w:ins>
      <w:r>
        <w:rPr>
          <w:rFonts w:hint="default" w:ascii="Arial" w:hAnsi="Arial" w:cs="Arial"/>
          <w:sz w:val="20"/>
          <w:szCs w:val="20"/>
        </w:rPr>
        <w:t xml:space="preserve"> below 1000 m. The event </w:t>
      </w:r>
      <w:del w:id="122" w:author="felipe" w:date="2026-09-21T22:57:52Z">
        <w:r>
          <w:rPr>
            <w:rFonts w:hint="default" w:ascii="Arial" w:hAnsi="Arial" w:cs="Arial"/>
            <w:sz w:val="20"/>
            <w:szCs w:val="20"/>
            <w:lang w:val="en-US"/>
          </w:rPr>
          <w:delText>was</w:delText>
        </w:r>
      </w:del>
      <w:ins w:id="123" w:author="felipe" w:date="2026-09-21T22:57:52Z">
        <w:r>
          <w:rPr>
            <w:rFonts w:hint="default" w:ascii="Arial" w:hAnsi="Arial" w:cs="Arial"/>
            <w:sz w:val="20"/>
            <w:szCs w:val="20"/>
            <w:lang w:val="es"/>
          </w:rPr>
          <w:t>is</w:t>
        </w:r>
      </w:ins>
      <w:r>
        <w:rPr>
          <w:rFonts w:hint="default" w:ascii="Arial" w:hAnsi="Arial" w:cs="Arial"/>
          <w:sz w:val="20"/>
          <w:szCs w:val="20"/>
        </w:rPr>
        <w:t xml:space="preserve"> classified as dew if visibility </w:t>
      </w:r>
      <w:del w:id="124" w:author="felipe" w:date="2026-09-21T22:57:56Z">
        <w:r>
          <w:rPr>
            <w:rFonts w:hint="default" w:ascii="Arial" w:hAnsi="Arial" w:cs="Arial"/>
            <w:sz w:val="20"/>
            <w:szCs w:val="20"/>
            <w:lang w:val="en-US"/>
          </w:rPr>
          <w:delText>was</w:delText>
        </w:r>
      </w:del>
      <w:ins w:id="125" w:author="felipe" w:date="2026-09-21T22:57:56Z">
        <w:r>
          <w:rPr>
            <w:rFonts w:hint="default" w:ascii="Arial" w:hAnsi="Arial" w:cs="Arial"/>
            <w:sz w:val="20"/>
            <w:szCs w:val="20"/>
            <w:lang w:val="es"/>
          </w:rPr>
          <w:t>is</w:t>
        </w:r>
      </w:ins>
      <w:r>
        <w:rPr>
          <w:rFonts w:hint="default" w:ascii="Arial" w:hAnsi="Arial" w:cs="Arial"/>
          <w:sz w:val="20"/>
          <w:szCs w:val="20"/>
        </w:rPr>
        <w:t xml:space="preserve"> equal to or above 1000 m. GOES-16 FLC served as a secondary criterion when visibility </w:t>
      </w:r>
      <w:del w:id="126" w:author="felipe" w:date="2026-09-21T22:58:05Z">
        <w:r>
          <w:rPr>
            <w:rFonts w:hint="default" w:ascii="Arial" w:hAnsi="Arial" w:cs="Arial"/>
            <w:sz w:val="20"/>
            <w:szCs w:val="20"/>
            <w:lang w:val="en-US"/>
          </w:rPr>
          <w:delText>was</w:delText>
        </w:r>
      </w:del>
      <w:ins w:id="127" w:author="felipe" w:date="2026-09-21T22:58:05Z">
        <w:r>
          <w:rPr>
            <w:rFonts w:hint="default" w:ascii="Arial" w:hAnsi="Arial" w:cs="Arial"/>
            <w:sz w:val="20"/>
            <w:szCs w:val="20"/>
            <w:lang w:val="es"/>
          </w:rPr>
          <w:t>is</w:t>
        </w:r>
      </w:ins>
      <w:r>
        <w:rPr>
          <w:rFonts w:hint="default" w:ascii="Arial" w:hAnsi="Arial" w:cs="Arial"/>
          <w:sz w:val="20"/>
          <w:szCs w:val="20"/>
        </w:rPr>
        <w:t xml:space="preserve"> unavailable, given its coarser spatial resolution and vertical uncertainty, since a detected low cloud pixel does not necessarily intersect the topography.</w:t>
      </w:r>
    </w:p>
    <w:p>
      <w:pPr>
        <w:pStyle w:val="3"/>
        <w:jc w:val="both"/>
        <w:rPr>
          <w:rFonts w:hint="default" w:ascii="Arial" w:hAnsi="Arial" w:cs="Arial"/>
          <w:sz w:val="20"/>
          <w:szCs w:val="20"/>
        </w:rPr>
      </w:pPr>
      <m:oMathPara>
        <m:oMathParaPr>
          <m:jc m:val="center"/>
        </m:oMathParaPr>
        <m:oMath>
          <w:bookmarkStart w:id="8" w:name="eq-classification"/>
          <m:r>
            <m:rPr>
              <m:nor/>
              <m:sty m:val="p"/>
            </m:rPr>
            <w:rPr>
              <w:rFonts w:hint="default" w:ascii="Cambria Math" w:hAnsi="Cambria Math" w:cs="Arial"/>
              <w:i w:val="0"/>
              <w:iCs w:val="0"/>
              <w:sz w:val="18"/>
              <w:szCs w:val="20"/>
              <w:rPrChange w:id="128" w:author="felipe" w:date="2026-09-21T22:58:40Z">
                <m:rPr/>
                <w:rPr>
                  <w:rFonts w:hint="default" w:ascii="Cambria Math" w:hAnsi="Cambria Math" w:cs="Arial"/>
                  <w:sz w:val="20"/>
                  <w:szCs w:val="20"/>
                </w:rPr>
              </w:rPrChange>
            </w:rPr>
            <m:t>Event Type</m:t>
          </m:r>
          <m:r>
            <m:rPr>
              <m:sty m:val="p"/>
            </m:rPr>
            <w:rPr>
              <w:rFonts w:hint="default" w:ascii="Cambria Math" w:hAnsi="Cambria Math" w:cs="Arial"/>
              <w:sz w:val="18"/>
              <w:szCs w:val="20"/>
              <w:rPrChange w:id="129" w:author="felipe" w:date="2026-09-21T22:58:40Z">
                <m:rPr/>
                <w:rPr>
                  <w:rFonts w:hint="default" w:ascii="Cambria Math" w:hAnsi="Cambria Math" w:cs="Arial"/>
                  <w:sz w:val="20"/>
                  <w:szCs w:val="20"/>
                </w:rPr>
              </w:rPrChange>
            </w:rPr>
            <m:t>=</m:t>
          </m:r>
          <m:d>
            <m:dPr>
              <m:begChr m:val="{"/>
              <m:endChr m:val=""/>
              <m:ctrlPr>
                <w:rPr>
                  <w:rFonts w:hint="default" w:ascii="Cambria Math" w:hAnsi="Cambria Math" w:cs="Arial"/>
                  <w:i w:val="0"/>
                  <w:iCs w:val="0"/>
                  <w:sz w:val="18"/>
                  <w:szCs w:val="18"/>
                  <w:rPrChange w:id="130" w:author="felipe" w:date="2026-09-21T22:58:40Z">
                    <w:rPr>
                      <w:rFonts w:hint="default" w:ascii="Cambria Math" w:hAnsi="Cambria Math" w:cs="Arial"/>
                      <w:sz w:val="20"/>
                      <w:szCs w:val="20"/>
                    </w:rPr>
                  </w:rPrChange>
                </w:rPr>
              </m:ctrlPr>
            </m:dPr>
            <m:e>
              <m:m>
                <m:mPr>
                  <m:mcs>
                    <m:mc>
                      <m:mcPr>
                        <m:count m:val="2"/>
                        <m:mcJc m:val="left"/>
                      </m:mcPr>
                    </m:mc>
                  </m:mcs>
                  <m:plcHide m:val="1"/>
                  <m:ctrlPr>
                    <w:rPr>
                      <w:rFonts w:hint="default" w:ascii="Cambria Math" w:hAnsi="Cambria Math" w:cs="Arial"/>
                      <w:i w:val="0"/>
                      <w:iCs w:val="0"/>
                      <w:sz w:val="18"/>
                      <w:szCs w:val="18"/>
                      <w:rPrChange w:id="131" w:author="felipe" w:date="2026-09-21T22:58:40Z">
                        <w:rPr>
                          <w:rFonts w:hint="default" w:ascii="Cambria Math" w:hAnsi="Cambria Math" w:cs="Arial"/>
                          <w:sz w:val="20"/>
                          <w:szCs w:val="20"/>
                        </w:rPr>
                      </w:rPrChange>
                    </w:rPr>
                  </m:ctrlPr>
                </m:mPr>
                <m:mr>
                  <m:e>
                    <m:r>
                      <m:rPr>
                        <m:nor/>
                        <m:sty m:val="p"/>
                      </m:rPr>
                      <w:rPr>
                        <w:rFonts w:hint="default" w:ascii="Cambria Math" w:hAnsi="Cambria Math" w:cs="Arial"/>
                        <w:i w:val="0"/>
                        <w:iCs w:val="0"/>
                        <w:sz w:val="18"/>
                        <w:szCs w:val="18"/>
                        <w:rPrChange w:id="132" w:author="felipe" w:date="2026-09-21T22:58:40Z">
                          <m:rPr/>
                          <w:rPr>
                            <w:rFonts w:hint="default" w:ascii="Cambria Math" w:hAnsi="Cambria Math" w:cs="Arial"/>
                            <w:sz w:val="20"/>
                            <w:szCs w:val="20"/>
                          </w:rPr>
                        </w:rPrChange>
                      </w:rPr>
                      <m:t>fog</m:t>
                    </m:r>
                    <m:r>
                      <m:rPr>
                        <m:sty m:val="p"/>
                      </m:rPr>
                      <w:rPr>
                        <w:rFonts w:hint="default" w:ascii="Cambria Math" w:hAnsi="Cambria Math" w:cs="Arial"/>
                        <w:sz w:val="18"/>
                        <w:szCs w:val="18"/>
                        <w:rPrChange w:id="133" w:author="felipe" w:date="2026-09-21T22:58:40Z">
                          <m:rPr/>
                          <w:rPr>
                            <w:rFonts w:hint="default" w:ascii="Cambria Math" w:hAnsi="Cambria Math" w:cs="Arial"/>
                            <w:sz w:val="20"/>
                            <w:szCs w:val="20"/>
                          </w:rPr>
                        </w:rPrChange>
                      </w:rPr>
                      <m:t>,</m:t>
                    </m:r>
                    <m:ctrlPr>
                      <w:rPr>
                        <w:rFonts w:hint="default" w:ascii="Cambria Math" w:hAnsi="Cambria Math" w:cs="Arial"/>
                        <w:i w:val="0"/>
                        <w:iCs w:val="0"/>
                        <w:sz w:val="18"/>
                        <w:szCs w:val="18"/>
                        <w:rPrChange w:id="134" w:author="felipe" w:date="2026-09-21T22:58:40Z">
                          <w:rPr>
                            <w:rFonts w:hint="default" w:ascii="Cambria Math" w:hAnsi="Cambria Math" w:cs="Arial"/>
                            <w:sz w:val="20"/>
                            <w:szCs w:val="20"/>
                          </w:rPr>
                        </w:rPrChange>
                      </w:rPr>
                    </m:ctrlPr>
                  </m:e>
                  <m:e>
                    <m:r>
                      <m:rPr>
                        <m:nor/>
                        <m:sty m:val="p"/>
                      </m:rPr>
                      <w:rPr>
                        <w:rFonts w:hint="default" w:ascii="Cambria Math" w:hAnsi="Cambria Math" w:cs="Arial"/>
                        <w:i w:val="0"/>
                        <w:iCs w:val="0"/>
                        <w:sz w:val="18"/>
                        <w:szCs w:val="18"/>
                        <w:rPrChange w:id="135" w:author="felipe" w:date="2026-09-21T22:58:40Z">
                          <m:rPr/>
                          <w:rPr>
                            <w:rFonts w:hint="default" w:ascii="Cambria Math" w:hAnsi="Cambria Math" w:cs="Arial"/>
                            <w:sz w:val="20"/>
                            <w:szCs w:val="20"/>
                          </w:rPr>
                        </w:rPrChange>
                      </w:rPr>
                      <m:t>if visibility</m:t>
                    </m:r>
                    <m:r>
                      <m:rPr>
                        <m:sty m:val="p"/>
                      </m:rPr>
                      <w:rPr>
                        <w:rFonts w:hint="default" w:ascii="Cambria Math" w:hAnsi="Cambria Math" w:cs="Arial"/>
                        <w:sz w:val="18"/>
                        <w:szCs w:val="18"/>
                        <w:rPrChange w:id="136" w:author="felipe" w:date="2026-09-21T22:58:40Z">
                          <m:rPr/>
                          <w:rPr>
                            <w:rFonts w:hint="default" w:ascii="Cambria Math" w:hAnsi="Cambria Math" w:cs="Arial"/>
                            <w:sz w:val="20"/>
                            <w:szCs w:val="20"/>
                          </w:rPr>
                        </w:rPrChange>
                      </w:rPr>
                      <m:t>&lt;</m:t>
                    </m:r>
                    <m:r>
                      <m:rPr>
                        <m:sty m:val="p"/>
                      </m:rPr>
                      <w:rPr>
                        <w:rFonts w:hint="default" w:ascii="Cambria Math" w:hAnsi="Cambria Math" w:cs="Arial"/>
                        <w:sz w:val="18"/>
                        <w:szCs w:val="18"/>
                        <w:rPrChange w:id="137" w:author="felipe" w:date="2026-09-21T22:58:40Z">
                          <m:rPr/>
                          <w:rPr>
                            <w:rFonts w:hint="default" w:ascii="Cambria Math" w:hAnsi="Cambria Math" w:cs="Arial"/>
                            <w:sz w:val="20"/>
                            <w:szCs w:val="20"/>
                          </w:rPr>
                        </w:rPrChange>
                      </w:rPr>
                      <m:t>1000</m:t>
                    </m:r>
                    <m:r>
                      <m:rPr>
                        <m:nor/>
                        <m:sty m:val="p"/>
                      </m:rPr>
                      <w:rPr>
                        <w:rFonts w:hint="default" w:ascii="Cambria Math" w:hAnsi="Cambria Math" w:cs="Arial"/>
                        <w:i w:val="0"/>
                        <w:iCs w:val="0"/>
                        <w:sz w:val="18"/>
                        <w:szCs w:val="18"/>
                        <w:rPrChange w:id="138" w:author="felipe" w:date="2026-09-21T22:58:40Z">
                          <m:rPr/>
                          <w:rPr>
                            <w:rFonts w:hint="default" w:ascii="Cambria Math" w:hAnsi="Cambria Math" w:cs="Arial"/>
                            <w:sz w:val="20"/>
                            <w:szCs w:val="20"/>
                          </w:rPr>
                        </w:rPrChange>
                      </w:rPr>
                      <m:t xml:space="preserve"> m, or Visibility is unavailable and GOES FLC</m:t>
                    </m:r>
                    <m:r>
                      <m:rPr>
                        <m:sty m:val="p"/>
                      </m:rPr>
                      <w:rPr>
                        <w:rFonts w:hint="default" w:ascii="Cambria Math" w:hAnsi="Cambria Math" w:cs="Arial"/>
                        <w:sz w:val="18"/>
                        <w:szCs w:val="18"/>
                        <w:rPrChange w:id="139" w:author="felipe" w:date="2026-09-21T22:58:40Z">
                          <m:rPr/>
                          <w:rPr>
                            <w:rFonts w:hint="default" w:ascii="Cambria Math" w:hAnsi="Cambria Math" w:cs="Arial"/>
                            <w:sz w:val="20"/>
                            <w:szCs w:val="20"/>
                          </w:rPr>
                        </w:rPrChange>
                      </w:rPr>
                      <m:t>=</m:t>
                    </m:r>
                    <m:r>
                      <m:rPr>
                        <m:sty m:val="p"/>
                      </m:rPr>
                      <w:rPr>
                        <w:rFonts w:hint="default" w:ascii="Cambria Math" w:hAnsi="Cambria Math" w:cs="Arial"/>
                        <w:sz w:val="18"/>
                        <w:szCs w:val="18"/>
                        <w:rPrChange w:id="140" w:author="felipe" w:date="2026-09-21T22:58:40Z">
                          <m:rPr/>
                          <w:rPr>
                            <w:rFonts w:hint="default" w:ascii="Cambria Math" w:hAnsi="Cambria Math" w:cs="Arial"/>
                            <w:sz w:val="20"/>
                            <w:szCs w:val="20"/>
                          </w:rPr>
                        </w:rPrChange>
                      </w:rPr>
                      <m:t>1</m:t>
                    </m:r>
                    <m:ctrlPr>
                      <w:rPr>
                        <w:rFonts w:hint="default" w:ascii="Cambria Math" w:hAnsi="Cambria Math" w:cs="Arial"/>
                        <w:i w:val="0"/>
                        <w:iCs w:val="0"/>
                        <w:sz w:val="18"/>
                        <w:szCs w:val="18"/>
                        <w:rPrChange w:id="141" w:author="felipe" w:date="2026-09-21T22:58:40Z">
                          <w:rPr>
                            <w:rFonts w:hint="default" w:ascii="Cambria Math" w:hAnsi="Cambria Math" w:cs="Arial"/>
                            <w:sz w:val="20"/>
                            <w:szCs w:val="20"/>
                          </w:rPr>
                        </w:rPrChange>
                      </w:rPr>
                    </m:ctrlPr>
                  </m:e>
                </m:mr>
                <m:mr>
                  <m:e>
                    <m:r>
                      <m:rPr>
                        <m:nor/>
                        <m:sty m:val="p"/>
                      </m:rPr>
                      <w:rPr>
                        <w:rFonts w:hint="default" w:ascii="Cambria Math" w:hAnsi="Cambria Math" w:cs="Arial"/>
                        <w:i w:val="0"/>
                        <w:iCs w:val="0"/>
                        <w:sz w:val="18"/>
                        <w:szCs w:val="18"/>
                        <w:rPrChange w:id="142" w:author="felipe" w:date="2026-09-21T22:58:40Z">
                          <m:rPr/>
                          <w:rPr>
                            <w:rFonts w:hint="default" w:ascii="Cambria Math" w:hAnsi="Cambria Math" w:cs="Arial"/>
                            <w:sz w:val="20"/>
                            <w:szCs w:val="20"/>
                          </w:rPr>
                        </w:rPrChange>
                      </w:rPr>
                      <m:t>dew</m:t>
                    </m:r>
                    <m:r>
                      <m:rPr>
                        <m:sty m:val="p"/>
                      </m:rPr>
                      <w:rPr>
                        <w:rFonts w:hint="default" w:ascii="Cambria Math" w:hAnsi="Cambria Math" w:cs="Arial"/>
                        <w:sz w:val="18"/>
                        <w:szCs w:val="18"/>
                        <w:rPrChange w:id="143" w:author="felipe" w:date="2026-09-21T22:58:40Z">
                          <m:rPr/>
                          <w:rPr>
                            <w:rFonts w:hint="default" w:ascii="Cambria Math" w:hAnsi="Cambria Math" w:cs="Arial"/>
                            <w:sz w:val="20"/>
                            <w:szCs w:val="20"/>
                          </w:rPr>
                        </w:rPrChange>
                      </w:rPr>
                      <m:t>,</m:t>
                    </m:r>
                    <m:ctrlPr>
                      <w:rPr>
                        <w:rFonts w:hint="default" w:ascii="Cambria Math" w:hAnsi="Cambria Math" w:cs="Arial"/>
                        <w:i w:val="0"/>
                        <w:iCs w:val="0"/>
                        <w:sz w:val="18"/>
                        <w:szCs w:val="18"/>
                        <w:rPrChange w:id="144" w:author="felipe" w:date="2026-09-21T22:58:40Z">
                          <w:rPr>
                            <w:rFonts w:hint="default" w:ascii="Cambria Math" w:hAnsi="Cambria Math" w:cs="Arial"/>
                            <w:sz w:val="20"/>
                            <w:szCs w:val="20"/>
                          </w:rPr>
                        </w:rPrChange>
                      </w:rPr>
                    </m:ctrlPr>
                  </m:e>
                  <m:e>
                    <m:r>
                      <m:rPr>
                        <m:nor/>
                        <m:sty m:val="p"/>
                      </m:rPr>
                      <w:rPr>
                        <w:rFonts w:hint="default" w:ascii="Cambria Math" w:hAnsi="Cambria Math" w:cs="Arial"/>
                        <w:i w:val="0"/>
                        <w:iCs w:val="0"/>
                        <w:sz w:val="18"/>
                        <w:szCs w:val="18"/>
                        <w:rPrChange w:id="145" w:author="felipe" w:date="2026-09-21T22:58:40Z">
                          <m:rPr/>
                          <w:rPr>
                            <w:rFonts w:hint="default" w:ascii="Cambria Math" w:hAnsi="Cambria Math" w:cs="Arial"/>
                            <w:sz w:val="20"/>
                            <w:szCs w:val="20"/>
                          </w:rPr>
                        </w:rPrChange>
                      </w:rPr>
                      <m:t>if visibility</m:t>
                    </m:r>
                    <m:r>
                      <m:rPr>
                        <m:sty m:val="p"/>
                      </m:rPr>
                      <w:rPr>
                        <w:rFonts w:hint="default" w:ascii="Cambria Math" w:hAnsi="Cambria Math" w:cs="Arial"/>
                        <w:sz w:val="18"/>
                        <w:szCs w:val="18"/>
                        <w:rPrChange w:id="146" w:author="felipe" w:date="2026-09-21T22:58:40Z">
                          <m:rPr/>
                          <w:rPr>
                            <w:rFonts w:hint="default" w:ascii="Cambria Math" w:hAnsi="Cambria Math" w:cs="Arial"/>
                            <w:sz w:val="20"/>
                            <w:szCs w:val="20"/>
                          </w:rPr>
                        </w:rPrChange>
                      </w:rPr>
                      <m:t>≥</m:t>
                    </m:r>
                    <m:r>
                      <m:rPr>
                        <m:sty m:val="p"/>
                      </m:rPr>
                      <w:rPr>
                        <w:rFonts w:hint="default" w:ascii="Cambria Math" w:hAnsi="Cambria Math" w:cs="Arial"/>
                        <w:sz w:val="18"/>
                        <w:szCs w:val="18"/>
                        <w:rPrChange w:id="147" w:author="felipe" w:date="2026-09-21T22:58:40Z">
                          <m:rPr/>
                          <w:rPr>
                            <w:rFonts w:hint="default" w:ascii="Cambria Math" w:hAnsi="Cambria Math" w:cs="Arial"/>
                            <w:sz w:val="20"/>
                            <w:szCs w:val="20"/>
                          </w:rPr>
                        </w:rPrChange>
                      </w:rPr>
                      <m:t>1000</m:t>
                    </m:r>
                    <m:r>
                      <m:rPr>
                        <m:nor/>
                        <m:sty m:val="p"/>
                      </m:rPr>
                      <w:rPr>
                        <w:rFonts w:hint="default" w:ascii="Cambria Math" w:hAnsi="Cambria Math" w:cs="Arial"/>
                        <w:i w:val="0"/>
                        <w:iCs w:val="0"/>
                        <w:sz w:val="18"/>
                        <w:szCs w:val="18"/>
                        <w:rPrChange w:id="148" w:author="felipe" w:date="2026-09-21T22:58:40Z">
                          <m:rPr/>
                          <w:rPr>
                            <w:rFonts w:hint="default" w:ascii="Cambria Math" w:hAnsi="Cambria Math" w:cs="Arial"/>
                            <w:sz w:val="20"/>
                            <w:szCs w:val="20"/>
                          </w:rPr>
                        </w:rPrChange>
                      </w:rPr>
                      <m:t xml:space="preserve"> m, or Visibility is unavailable and GOES FLC</m:t>
                    </m:r>
                    <m:r>
                      <m:rPr>
                        <m:sty m:val="p"/>
                      </m:rPr>
                      <w:rPr>
                        <w:rFonts w:hint="default" w:ascii="Cambria Math" w:hAnsi="Cambria Math" w:cs="Arial"/>
                        <w:sz w:val="18"/>
                        <w:szCs w:val="18"/>
                        <w:rPrChange w:id="149" w:author="felipe" w:date="2026-09-21T22:58:40Z">
                          <m:rPr/>
                          <w:rPr>
                            <w:rFonts w:hint="default" w:ascii="Cambria Math" w:hAnsi="Cambria Math" w:cs="Arial"/>
                            <w:sz w:val="20"/>
                            <w:szCs w:val="20"/>
                          </w:rPr>
                        </w:rPrChange>
                      </w:rPr>
                      <m:t>=</m:t>
                    </m:r>
                    <m:r>
                      <m:rPr>
                        <m:sty m:val="p"/>
                      </m:rPr>
                      <w:rPr>
                        <w:rFonts w:hint="default" w:ascii="Cambria Math" w:hAnsi="Cambria Math" w:cs="Arial"/>
                        <w:sz w:val="18"/>
                        <w:szCs w:val="18"/>
                        <w:rPrChange w:id="150" w:author="felipe" w:date="2026-09-21T22:58:40Z">
                          <m:rPr/>
                          <w:rPr>
                            <w:rFonts w:hint="default" w:ascii="Cambria Math" w:hAnsi="Cambria Math" w:cs="Arial"/>
                            <w:sz w:val="20"/>
                            <w:szCs w:val="20"/>
                          </w:rPr>
                        </w:rPrChange>
                      </w:rPr>
                      <m:t>0</m:t>
                    </m:r>
                    <m:ctrlPr>
                      <w:rPr>
                        <w:rFonts w:hint="default" w:ascii="Cambria Math" w:hAnsi="Cambria Math" w:cs="Arial"/>
                        <w:i w:val="0"/>
                        <w:iCs w:val="0"/>
                        <w:sz w:val="18"/>
                        <w:szCs w:val="18"/>
                        <w:rPrChange w:id="151" w:author="felipe" w:date="2026-09-21T22:58:40Z">
                          <w:rPr>
                            <w:rFonts w:hint="default" w:ascii="Cambria Math" w:hAnsi="Cambria Math" w:cs="Arial"/>
                            <w:sz w:val="20"/>
                            <w:szCs w:val="20"/>
                          </w:rPr>
                        </w:rPrChange>
                      </w:rPr>
                    </m:ctrlPr>
                  </m:e>
                </m:mr>
              </m:m>
              <m:ctrlPr>
                <w:rPr>
                  <w:rFonts w:hint="default" w:ascii="Cambria Math" w:hAnsi="Cambria Math" w:cs="Arial"/>
                  <w:i w:val="0"/>
                  <w:iCs w:val="0"/>
                  <w:sz w:val="18"/>
                  <w:szCs w:val="18"/>
                  <w:rPrChange w:id="152" w:author="felipe" w:date="2026-09-21T22:58:40Z">
                    <w:rPr>
                      <w:rFonts w:hint="default" w:ascii="Cambria Math" w:hAnsi="Cambria Math" w:cs="Arial"/>
                      <w:sz w:val="20"/>
                      <w:szCs w:val="20"/>
                    </w:rPr>
                  </w:rPrChange>
                </w:rPr>
              </m:ctrlPr>
            </m:e>
          </m:d>
          <m:r>
            <m:rPr/>
            <w:rPr>
              <w:rFonts w:hint="default" w:ascii="Cambria Math" w:hAnsi="Cambria Math" w:cs="Arial"/>
              <w:sz w:val="18"/>
              <w:szCs w:val="20"/>
              <w:rPrChange w:id="153" w:author="felipe" w:date="2026-09-21T22:58:28Z">
                <m:rPr/>
                <w:rPr>
                  <w:rFonts w:hint="default" w:ascii="Cambria Math" w:hAnsi="Cambria Math" w:cs="Arial"/>
                  <w:sz w:val="20"/>
                  <w:szCs w:val="20"/>
                </w:rPr>
              </w:rPrChange>
            </w:rPr>
            <m:t>  </m:t>
          </m:r>
          <m:r>
            <m:rPr>
              <m:sty m:val="p"/>
            </m:rPr>
            <w:rPr>
              <w:rFonts w:hint="default" w:ascii="Cambria Math" w:hAnsi="Cambria Math" w:cs="Arial"/>
              <w:sz w:val="18"/>
              <w:szCs w:val="20"/>
              <w:rPrChange w:id="154" w:author="felipe" w:date="2026-09-21T22:58:28Z">
                <m:rPr/>
                <w:rPr>
                  <w:rFonts w:hint="default" w:ascii="Cambria Math" w:hAnsi="Cambria Math" w:cs="Arial"/>
                  <w:sz w:val="20"/>
                  <w:szCs w:val="20"/>
                </w:rPr>
              </w:rPrChange>
            </w:rPr>
            <m:t>(</m:t>
          </m:r>
          <m:r>
            <m:rPr/>
            <w:rPr>
              <w:rFonts w:hint="default" w:ascii="Cambria Math" w:hAnsi="Cambria Math" w:cs="Arial"/>
              <w:sz w:val="18"/>
              <w:szCs w:val="20"/>
              <w:rPrChange w:id="155" w:author="felipe" w:date="2026-09-21T22:58:28Z">
                <m:rPr/>
                <w:rPr>
                  <w:rFonts w:hint="default" w:ascii="Cambria Math" w:hAnsi="Cambria Math" w:cs="Arial"/>
                  <w:sz w:val="20"/>
                  <w:szCs w:val="20"/>
                </w:rPr>
              </w:rPrChange>
            </w:rPr>
            <m:t>1</m:t>
          </m:r>
          <m:r>
            <m:rPr>
              <m:sty m:val="p"/>
            </m:rPr>
            <w:rPr>
              <w:rFonts w:hint="default" w:ascii="Cambria Math" w:hAnsi="Cambria Math" w:cs="Arial"/>
              <w:sz w:val="18"/>
              <w:szCs w:val="20"/>
              <w:rPrChange w:id="156" w:author="felipe" w:date="2026-09-21T22:58:28Z">
                <m:rPr/>
                <w:rPr>
                  <w:rFonts w:hint="default" w:ascii="Cambria Math" w:hAnsi="Cambria Math" w:cs="Arial"/>
                  <w:sz w:val="20"/>
                  <w:szCs w:val="20"/>
                </w:rPr>
              </w:rPrChange>
            </w:rPr>
            <m:t>)</m:t>
          </m:r>
          <w:bookmarkEnd w:id="8"/>
        </m:oMath>
      </m:oMathPara>
    </w:p>
    <w:p>
      <w:pPr>
        <w:pStyle w:val="26"/>
        <w:jc w:val="both"/>
        <w:rPr>
          <w:rFonts w:hint="default" w:ascii="Arial" w:hAnsi="Arial" w:cs="Arial"/>
          <w:sz w:val="20"/>
          <w:szCs w:val="20"/>
        </w:rPr>
      </w:pPr>
      <w:r>
        <w:rPr>
          <w:rFonts w:hint="default" w:ascii="Arial" w:hAnsi="Arial" w:cs="Arial"/>
          <w:sz w:val="20"/>
          <w:szCs w:val="20"/>
        </w:rPr>
        <w:t>In addition to the classification algorithm, a manual review is performed for each day of 2024. The automatic classification is compared against the visibility curve and the GOES signal. Isolated errors are corrected, and days of atypical behavior are documented. For example, an abrupt drop and recovery of visibility within a short period is likely caused by sensor</w:t>
      </w:r>
      <w:del w:id="157" w:author="felipe" w:date="2026-09-21T22:59:40Z">
        <w:r>
          <w:rPr>
            <w:rFonts w:hint="default" w:ascii="Arial" w:hAnsi="Arial" w:cs="Arial"/>
            <w:sz w:val="20"/>
            <w:szCs w:val="20"/>
            <w:lang w:val="en-US"/>
          </w:rPr>
          <w:delText xml:space="preserve"> fogging</w:delText>
        </w:r>
      </w:del>
      <w:ins w:id="158" w:author="felipe" w:date="2026-09-21T22:59:40Z">
        <w:r>
          <w:rPr>
            <w:rFonts w:hint="default" w:ascii="Arial" w:hAnsi="Arial" w:cs="Arial"/>
            <w:sz w:val="20"/>
            <w:szCs w:val="20"/>
            <w:lang w:val="es"/>
          </w:rPr>
          <w:t xml:space="preserve"> len</w:t>
        </w:r>
      </w:ins>
      <w:ins w:id="159" w:author="felipe" w:date="2026-09-21T22:59:43Z">
        <w:r>
          <w:rPr>
            <w:rFonts w:hint="default" w:ascii="Arial" w:hAnsi="Arial" w:cs="Arial"/>
            <w:sz w:val="20"/>
            <w:szCs w:val="20"/>
            <w:lang w:val="es"/>
          </w:rPr>
          <w:t xml:space="preserve"> </w:t>
        </w:r>
      </w:ins>
      <w:ins w:id="160" w:author="felipe" w:date="2026-09-21T22:59:56Z">
        <w:r>
          <w:rPr>
            <w:rFonts w:hint="default" w:ascii="Arial" w:hAnsi="Arial" w:cs="Arial"/>
            <w:sz w:val="20"/>
            <w:szCs w:val="20"/>
            <w:lang w:val="es"/>
          </w:rPr>
          <w:t>dew</w:t>
        </w:r>
      </w:ins>
      <w:ins w:id="161" w:author="felipe" w:date="2026-09-21T22:59:57Z">
        <w:r>
          <w:rPr>
            <w:rFonts w:hint="default" w:ascii="Arial" w:hAnsi="Arial" w:cs="Arial"/>
            <w:sz w:val="20"/>
            <w:szCs w:val="20"/>
            <w:lang w:val="es"/>
          </w:rPr>
          <w:t xml:space="preserve"> </w:t>
        </w:r>
      </w:ins>
      <w:ins w:id="162" w:author="felipe" w:date="2026-09-21T22:59:43Z">
        <w:r>
          <w:rPr>
            <w:rFonts w:hint="default" w:ascii="Arial" w:hAnsi="Arial" w:cs="Arial"/>
            <w:sz w:val="20"/>
            <w:szCs w:val="20"/>
            <w:lang w:val="es"/>
          </w:rPr>
          <w:t>conde</w:t>
        </w:r>
      </w:ins>
      <w:ins w:id="163" w:author="felipe" w:date="2026-09-21T22:59:44Z">
        <w:r>
          <w:rPr>
            <w:rFonts w:hint="default" w:ascii="Arial" w:hAnsi="Arial" w:cs="Arial"/>
            <w:sz w:val="20"/>
            <w:szCs w:val="20"/>
            <w:lang w:val="es"/>
          </w:rPr>
          <w:t>nsation</w:t>
        </w:r>
      </w:ins>
      <w:r>
        <w:rPr>
          <w:rFonts w:hint="default" w:ascii="Arial" w:hAnsi="Arial" w:cs="Arial"/>
          <w:sz w:val="20"/>
          <w:szCs w:val="20"/>
        </w:rPr>
        <w:t>, dust, or debris rather than an actual fog event, and is reclassified as dew. Likewise, when a continuous event is interrupted by an isolated 10-minute segment classified differently, this segment is corrected to match the surrounding event.</w:t>
      </w:r>
    </w:p>
    <w:bookmarkEnd w:id="7"/>
    <w:p>
      <w:pPr>
        <w:pStyle w:val="5"/>
        <w:jc w:val="both"/>
        <w:rPr>
          <w:rFonts w:hint="default" w:ascii="Arial" w:hAnsi="Arial" w:cs="Arial"/>
          <w:sz w:val="20"/>
          <w:szCs w:val="20"/>
        </w:rPr>
      </w:pPr>
      <w:bookmarkStart w:id="9" w:name="Xb6bc1beffb3397ffc24ca68bc6f665c5fea9262"/>
      <w:r>
        <w:rPr>
          <w:rFonts w:hint="default" w:ascii="Arial" w:hAnsi="Arial" w:cs="Arial"/>
          <w:sz w:val="20"/>
          <w:szCs w:val="20"/>
        </w:rPr>
        <w:t>OE2: Calculation of thermodynamic gradients</w:t>
      </w:r>
    </w:p>
    <w:p>
      <w:pPr>
        <w:pStyle w:val="26"/>
        <w:jc w:val="both"/>
        <w:rPr>
          <w:rFonts w:hint="default" w:ascii="Arial" w:hAnsi="Arial" w:cs="Arial"/>
          <w:sz w:val="20"/>
          <w:szCs w:val="20"/>
        </w:rPr>
      </w:pPr>
      <w:r>
        <w:rPr>
          <w:rFonts w:hint="default" w:ascii="Arial" w:hAnsi="Arial" w:cs="Arial"/>
          <w:sz w:val="20"/>
          <w:szCs w:val="20"/>
        </w:rPr>
        <w:t>After reclassified fog and dew events using the satellite and visibility criteria, we analyse the atmospheric stability of fog and dew reclassified event. For analyzing the atmospheric stability we use two thermod</w:t>
      </w:r>
      <w:ins w:id="164" w:author="felipe" w:date="2026-09-21T23:00:57Z">
        <w:r>
          <w:rPr>
            <w:rFonts w:hint="default" w:ascii="Arial" w:hAnsi="Arial" w:cs="Arial"/>
            <w:sz w:val="20"/>
            <w:szCs w:val="20"/>
            <w:lang w:val="es"/>
          </w:rPr>
          <w:t>y</w:t>
        </w:r>
      </w:ins>
      <w:del w:id="165" w:author="felipe" w:date="2026-09-21T23:00:57Z">
        <w:r>
          <w:rPr>
            <w:rFonts w:hint="default" w:ascii="Arial" w:hAnsi="Arial" w:cs="Arial"/>
            <w:sz w:val="20"/>
            <w:szCs w:val="20"/>
          </w:rPr>
          <w:delText>i</w:delText>
        </w:r>
      </w:del>
      <w:r>
        <w:rPr>
          <w:rFonts w:hint="default" w:ascii="Arial" w:hAnsi="Arial" w:cs="Arial"/>
          <w:sz w:val="20"/>
          <w:szCs w:val="20"/>
        </w:rPr>
        <w:t>namic conserved variables of potential temperature (θ) and specific humidity</w:t>
      </w:r>
      <w:ins w:id="166" w:author="felipe" w:date="2026-09-21T23:01:04Z">
        <w:r>
          <w:rPr>
            <w:rFonts w:hint="default" w:ascii="Arial" w:hAnsi="Arial" w:cs="Arial"/>
            <w:sz w:val="20"/>
            <w:szCs w:val="20"/>
            <w:lang w:val="es"/>
          </w:rPr>
          <w:t xml:space="preserve"> (</w:t>
        </w:r>
      </w:ins>
      <w:ins w:id="167" w:author="felipe" w:date="2026-09-21T23:01:06Z">
        <w:r>
          <w:rPr>
            <w:rFonts w:hint="default" w:ascii="Arial" w:hAnsi="Arial" w:cs="Arial"/>
            <w:sz w:val="20"/>
            <w:szCs w:val="20"/>
            <w:lang w:val="es"/>
          </w:rPr>
          <w:t>q</w:t>
        </w:r>
      </w:ins>
      <w:ins w:id="168" w:author="felipe" w:date="2026-09-21T23:01:04Z">
        <w:r>
          <w:rPr>
            <w:rFonts w:hint="default" w:ascii="Arial" w:hAnsi="Arial" w:cs="Arial"/>
            <w:sz w:val="20"/>
            <w:szCs w:val="20"/>
            <w:lang w:val="es"/>
          </w:rPr>
          <w:t>)</w:t>
        </w:r>
      </w:ins>
      <w:r>
        <w:rPr>
          <w:rFonts w:hint="default" w:ascii="Arial" w:hAnsi="Arial" w:cs="Arial"/>
          <w:sz w:val="20"/>
          <w:szCs w:val="20"/>
        </w:rPr>
        <w:t>. Potential temperature is calculated as follows:</w:t>
      </w:r>
    </w:p>
    <w:p>
      <w:pPr>
        <w:pStyle w:val="3"/>
        <w:jc w:val="both"/>
        <w:rPr>
          <w:rFonts w:hint="default" w:ascii="Arial" w:hAnsi="Arial" w:cs="Arial"/>
          <w:sz w:val="20"/>
          <w:szCs w:val="20"/>
        </w:rPr>
      </w:pPr>
      <m:oMathPara>
        <m:oMathParaPr>
          <m:jc m:val="center"/>
        </m:oMathParaPr>
        <m:oMath>
          <w:bookmarkStart w:id="10" w:name="eq-theta"/>
          <m:r>
            <m:rPr/>
            <w:rPr>
              <w:rFonts w:hint="default" w:ascii="Cambria Math" w:hAnsi="Cambria Math" w:cs="Arial"/>
              <w:sz w:val="20"/>
              <w:szCs w:val="20"/>
            </w:rPr>
            <m:t>θ</m:t>
          </m:r>
          <m:r>
            <m:rPr>
              <m:sty m:val="p"/>
            </m:rPr>
            <w:rPr>
              <w:rFonts w:hint="default" w:ascii="Cambria Math" w:hAnsi="Cambria Math" w:cs="Arial"/>
              <w:sz w:val="20"/>
              <w:szCs w:val="20"/>
            </w:rPr>
            <m:t>=</m:t>
          </m:r>
          <m:r>
            <m:rPr/>
            <w:rPr>
              <w:rFonts w:hint="default" w:ascii="Cambria Math" w:hAnsi="Cambria Math" w:cs="Arial"/>
              <w:sz w:val="20"/>
              <w:szCs w:val="20"/>
            </w:rPr>
            <m:t>T</m:t>
          </m:r>
          <m:r>
            <m:rPr>
              <m:sty m:val="p"/>
            </m:rPr>
            <w:rPr>
              <w:rFonts w:hint="default" w:ascii="Cambria Math" w:hAnsi="Cambria Math" w:cs="Arial"/>
              <w:sz w:val="20"/>
              <w:szCs w:val="20"/>
            </w:rPr>
            <m:t>⋅</m:t>
          </m:r>
          <m:sSup>
            <m:sSupPr>
              <m:ctrlPr>
                <w:rPr>
                  <w:rFonts w:hint="default" w:ascii="Cambria Math" w:hAnsi="Cambria Math" w:cs="Arial"/>
                  <w:sz w:val="20"/>
                  <w:szCs w:val="20"/>
                </w:rPr>
              </m:ctrlPr>
            </m:sSupPr>
            <m:e>
              <m:d>
                <m:dPr>
                  <m:ctrlPr>
                    <w:rPr>
                      <w:rFonts w:hint="default" w:ascii="Cambria Math" w:hAnsi="Cambria Math" w:cs="Arial"/>
                      <w:sz w:val="20"/>
                      <w:szCs w:val="20"/>
                    </w:rPr>
                  </m:ctrlPr>
                </m:dPr>
                <m:e>
                  <m:f>
                    <m:fPr>
                      <m:ctrlPr>
                        <w:rPr>
                          <w:rFonts w:hint="default" w:ascii="Cambria Math" w:hAnsi="Cambria Math" w:cs="Arial"/>
                          <w:sz w:val="20"/>
                          <w:szCs w:val="20"/>
                        </w:rPr>
                      </m:ctrlPr>
                    </m:fPr>
                    <m:num>
                      <m:sSub>
                        <m:sSubPr>
                          <m:ctrlPr>
                            <w:rPr>
                              <w:rFonts w:hint="default" w:ascii="Cambria Math" w:hAnsi="Cambria Math" w:cs="Arial"/>
                              <w:sz w:val="20"/>
                              <w:szCs w:val="20"/>
                            </w:rPr>
                          </m:ctrlPr>
                        </m:sSubPr>
                        <m:e>
                          <m:r>
                            <m:rPr/>
                            <w:rPr>
                              <w:rFonts w:hint="default" w:ascii="Cambria Math" w:hAnsi="Cambria Math" w:cs="Arial"/>
                              <w:sz w:val="20"/>
                              <w:szCs w:val="20"/>
                            </w:rPr>
                            <m:t>P</m:t>
                          </m:r>
                          <m:ctrlPr>
                            <w:rPr>
                              <w:rFonts w:hint="default" w:ascii="Cambria Math" w:hAnsi="Cambria Math" w:cs="Arial"/>
                              <w:sz w:val="20"/>
                              <w:szCs w:val="20"/>
                            </w:rPr>
                          </m:ctrlPr>
                        </m:e>
                        <m:sub>
                          <m:r>
                            <m:rPr/>
                            <w:rPr>
                              <w:rFonts w:hint="default" w:ascii="Cambria Math" w:hAnsi="Cambria Math" w:cs="Arial"/>
                              <w:sz w:val="20"/>
                              <w:szCs w:val="20"/>
                            </w:rPr>
                            <m:t>0</m:t>
                          </m:r>
                          <m:ctrlPr>
                            <w:rPr>
                              <w:rFonts w:hint="default" w:ascii="Cambria Math" w:hAnsi="Cambria Math" w:cs="Arial"/>
                              <w:sz w:val="20"/>
                              <w:szCs w:val="20"/>
                            </w:rPr>
                          </m:ctrlPr>
                        </m:sub>
                      </m:sSub>
                      <m:ctrlPr>
                        <w:rPr>
                          <w:rFonts w:hint="default" w:ascii="Cambria Math" w:hAnsi="Cambria Math" w:cs="Arial"/>
                          <w:sz w:val="20"/>
                          <w:szCs w:val="20"/>
                        </w:rPr>
                      </m:ctrlPr>
                    </m:num>
                    <m:den>
                      <m:r>
                        <m:rPr/>
                        <w:rPr>
                          <w:rFonts w:hint="default" w:ascii="Cambria Math" w:hAnsi="Cambria Math" w:cs="Arial"/>
                          <w:sz w:val="20"/>
                          <w:szCs w:val="20"/>
                        </w:rPr>
                        <m:t>P</m:t>
                      </m:r>
                      <m:ctrlPr>
                        <w:rPr>
                          <w:rFonts w:hint="default" w:ascii="Cambria Math" w:hAnsi="Cambria Math" w:cs="Arial"/>
                          <w:sz w:val="20"/>
                          <w:szCs w:val="20"/>
                        </w:rPr>
                      </m:ctrlPr>
                    </m:den>
                  </m:f>
                  <m:ctrlPr>
                    <w:rPr>
                      <w:rFonts w:hint="default" w:ascii="Cambria Math" w:hAnsi="Cambria Math" w:cs="Arial"/>
                      <w:sz w:val="20"/>
                      <w:szCs w:val="20"/>
                    </w:rPr>
                  </m:ctrlPr>
                </m:e>
              </m:d>
              <m:ctrlPr>
                <w:rPr>
                  <w:rFonts w:hint="default" w:ascii="Cambria Math" w:hAnsi="Cambria Math" w:cs="Arial"/>
                  <w:sz w:val="20"/>
                  <w:szCs w:val="20"/>
                </w:rPr>
              </m:ctrlPr>
            </m:e>
            <m:sup>
              <m:r>
                <m:rPr/>
                <w:rPr>
                  <w:rFonts w:hint="default" w:ascii="Cambria Math" w:hAnsi="Cambria Math" w:cs="Arial"/>
                  <w:sz w:val="20"/>
                  <w:szCs w:val="20"/>
                </w:rPr>
                <m:t>R</m:t>
              </m:r>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C</m:t>
                  </m:r>
                  <m:ctrlPr>
                    <w:rPr>
                      <w:rFonts w:hint="default" w:ascii="Cambria Math" w:hAnsi="Cambria Math" w:cs="Arial"/>
                      <w:sz w:val="20"/>
                      <w:szCs w:val="20"/>
                    </w:rPr>
                  </m:ctrlPr>
                </m:e>
                <m:sub>
                  <m:r>
                    <m:rPr/>
                    <w:rPr>
                      <w:rFonts w:hint="default" w:ascii="Cambria Math" w:hAnsi="Cambria Math" w:cs="Arial"/>
                      <w:sz w:val="20"/>
                      <w:szCs w:val="20"/>
                    </w:rPr>
                    <m:t>p</m:t>
                  </m:r>
                  <m:ctrlPr>
                    <w:rPr>
                      <w:rFonts w:hint="default" w:ascii="Cambria Math" w:hAnsi="Cambria Math" w:cs="Arial"/>
                      <w:sz w:val="20"/>
                      <w:szCs w:val="20"/>
                    </w:rPr>
                  </m:ctrlPr>
                </m:sub>
              </m:sSub>
              <m:ctrlPr>
                <w:rPr>
                  <w:rFonts w:hint="default" w:ascii="Cambria Math" w:hAnsi="Cambria Math" w:cs="Arial"/>
                  <w:sz w:val="20"/>
                  <w:szCs w:val="20"/>
                </w:rPr>
              </m:ctrlPr>
            </m:sup>
          </m:sSup>
          <m:r>
            <m:rPr/>
            <w:rPr>
              <w:rFonts w:hint="default" w:ascii="Cambria Math" w:hAnsi="Cambria Math" w:cs="Arial"/>
              <w:sz w:val="20"/>
              <w:szCs w:val="20"/>
            </w:rPr>
            <m:t> </m:t>
          </m:r>
          <w:ins w:id="169" w:author="felipe" w:date="2026-09-21T23:04:33Z">
            <m:r>
              <m:rPr/>
              <w:rPr>
                <w:rFonts w:hint="default" w:ascii="Cambria Math" w:hAnsi="Cambria Math" w:cs="Arial"/>
                <w:sz w:val="20"/>
                <w:szCs w:val="20"/>
                <w:lang w:val="es"/>
              </w:rPr>
              <m:t>,</m:t>
            </m:r>
          </w:ins>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2</m:t>
          </m:r>
          <m:r>
            <m:rPr>
              <m:sty m:val="p"/>
            </m:rPr>
            <w:rPr>
              <w:rFonts w:hint="default" w:ascii="Cambria Math" w:hAnsi="Cambria Math" w:cs="Arial"/>
              <w:sz w:val="20"/>
              <w:szCs w:val="20"/>
            </w:rPr>
            <m:t>)</m:t>
          </m:r>
        </m:oMath>
      </m:oMathPara>
      <w:bookmarkEnd w:id="10"/>
    </w:p>
    <w:p>
      <w:pPr>
        <w:pStyle w:val="26"/>
        <w:jc w:val="both"/>
        <w:rPr>
          <w:rFonts w:hint="default" w:ascii="Arial" w:hAnsi="Arial" w:cs="Arial"/>
          <w:sz w:val="20"/>
          <w:szCs w:val="20"/>
        </w:rPr>
      </w:pPr>
      <w:r>
        <w:rPr>
          <w:rFonts w:hint="default" w:ascii="Arial" w:hAnsi="Arial" w:cs="Arial"/>
          <w:sz w:val="20"/>
          <w:szCs w:val="20"/>
        </w:rPr>
        <w:t>where T is the absolute air temperature (K), P</w:t>
      </w:r>
      <w:r>
        <w:rPr>
          <w:rFonts w:hint="default" w:ascii="Arial" w:hAnsi="Arial" w:cs="Arial"/>
          <w:sz w:val="20"/>
          <w:szCs w:val="20"/>
          <w:vertAlign w:val="subscript"/>
          <w:rPrChange w:id="170" w:author="felipe" w:date="2026-09-21T23:01:14Z">
            <w:rPr>
              <w:rFonts w:hint="default" w:ascii="Arial" w:hAnsi="Arial" w:cs="Arial"/>
              <w:sz w:val="20"/>
              <w:szCs w:val="20"/>
            </w:rPr>
          </w:rPrChange>
        </w:rPr>
        <w:t>0</w:t>
      </w:r>
      <w:r>
        <w:rPr>
          <w:rFonts w:hint="default" w:ascii="Arial" w:hAnsi="Arial" w:cs="Arial"/>
          <w:sz w:val="20"/>
          <w:szCs w:val="20"/>
        </w:rPr>
        <w:t xml:space="preserve"> is the pressure (hPa) </w:t>
      </w:r>
      <w:del w:id="171" w:author="felipe" w:date="2026-09-21T23:01:19Z">
        <w:r>
          <w:rPr>
            <w:rFonts w:hint="default" w:ascii="Arial" w:hAnsi="Arial" w:cs="Arial"/>
            <w:sz w:val="20"/>
            <w:szCs w:val="20"/>
            <w:lang w:val="en-US"/>
          </w:rPr>
          <w:delText>recorded</w:delText>
        </w:r>
      </w:del>
      <w:ins w:id="172" w:author="felipe" w:date="2026-09-21T23:01:19Z">
        <w:r>
          <w:rPr>
            <w:rFonts w:hint="default" w:ascii="Arial" w:hAnsi="Arial" w:cs="Arial"/>
            <w:sz w:val="20"/>
            <w:szCs w:val="20"/>
            <w:lang w:val="es"/>
          </w:rPr>
          <w:t>me</w:t>
        </w:r>
      </w:ins>
      <w:ins w:id="173" w:author="felipe" w:date="2026-09-21T23:01:20Z">
        <w:r>
          <w:rPr>
            <w:rFonts w:hint="default" w:ascii="Arial" w:hAnsi="Arial" w:cs="Arial"/>
            <w:sz w:val="20"/>
            <w:szCs w:val="20"/>
            <w:lang w:val="es"/>
          </w:rPr>
          <w:t>asured</w:t>
        </w:r>
      </w:ins>
      <w:r>
        <w:rPr>
          <w:rFonts w:hint="default" w:ascii="Arial" w:hAnsi="Arial" w:cs="Arial"/>
          <w:sz w:val="20"/>
          <w:szCs w:val="20"/>
        </w:rPr>
        <w:t xml:space="preserve"> at the lowest station,</w:t>
      </w:r>
      <w:ins w:id="174" w:author="felipe" w:date="2026-09-21T23:01:25Z">
        <w:r>
          <w:rPr>
            <w:rFonts w:hint="default" w:ascii="Arial" w:hAnsi="Arial" w:cs="Arial"/>
            <w:sz w:val="20"/>
            <w:szCs w:val="20"/>
            <w:lang w:val="es"/>
          </w:rPr>
          <w:t xml:space="preserve"> </w:t>
        </w:r>
      </w:ins>
      <w:r>
        <w:rPr>
          <w:rFonts w:hint="default" w:ascii="Arial" w:hAnsi="Arial" w:cs="Arial"/>
          <w:sz w:val="20"/>
          <w:szCs w:val="20"/>
        </w:rPr>
        <w:t>P is the pressure level at every station (hPa), R is the constant gas of dry air (287.08 J kg⁻¹ K⁻¹) and c</w:t>
      </w:r>
      <w:r>
        <w:rPr>
          <w:rFonts w:hint="default" w:ascii="Arial" w:hAnsi="Arial" w:cs="Arial"/>
          <w:sz w:val="20"/>
          <w:szCs w:val="20"/>
          <w:vertAlign w:val="subscript"/>
          <w:rPrChange w:id="175" w:author="felipe" w:date="2026-09-21T23:01:35Z">
            <w:rPr>
              <w:rFonts w:hint="default" w:ascii="Arial" w:hAnsi="Arial" w:cs="Arial"/>
              <w:sz w:val="20"/>
              <w:szCs w:val="20"/>
            </w:rPr>
          </w:rPrChange>
        </w:rPr>
        <w:t>p</w:t>
      </w:r>
      <w:r>
        <w:rPr>
          <w:rFonts w:hint="default" w:ascii="Arial" w:hAnsi="Arial" w:cs="Arial"/>
          <w:sz w:val="20"/>
          <w:szCs w:val="20"/>
        </w:rPr>
        <w:t xml:space="preserve"> is the specific heat of dry air (1004.67 J kg⁻¹ K⁻¹). Specific humidity (q) </w:t>
      </w:r>
      <w:del w:id="176" w:author="felipe" w:date="2026-09-21T23:01:43Z">
        <w:commentRangeStart w:id="12"/>
        <w:r>
          <w:rPr>
            <w:rFonts w:hint="default" w:ascii="Arial" w:hAnsi="Arial" w:cs="Arial"/>
            <w:sz w:val="20"/>
            <w:szCs w:val="20"/>
            <w:lang w:val="en-US"/>
          </w:rPr>
          <w:delText>was</w:delText>
        </w:r>
      </w:del>
      <w:ins w:id="177" w:author="felipe" w:date="2026-09-21T23:01:43Z">
        <w:r>
          <w:rPr>
            <w:rFonts w:hint="default" w:ascii="Arial" w:hAnsi="Arial" w:cs="Arial"/>
            <w:sz w:val="20"/>
            <w:szCs w:val="20"/>
            <w:lang w:val="es"/>
          </w:rPr>
          <w:t>i</w:t>
        </w:r>
      </w:ins>
      <w:ins w:id="178" w:author="felipe" w:date="2026-09-21T23:01:44Z">
        <w:r>
          <w:rPr>
            <w:rFonts w:hint="default" w:ascii="Arial" w:hAnsi="Arial" w:cs="Arial"/>
            <w:sz w:val="20"/>
            <w:szCs w:val="20"/>
            <w:lang w:val="es"/>
          </w:rPr>
          <w:t>s</w:t>
        </w:r>
        <w:commentRangeEnd w:id="12"/>
      </w:ins>
      <w:r>
        <w:commentReference w:id="12"/>
      </w:r>
      <w:r>
        <w:rPr>
          <w:rFonts w:hint="default" w:ascii="Arial" w:hAnsi="Arial" w:cs="Arial"/>
          <w:sz w:val="20"/>
          <w:szCs w:val="20"/>
        </w:rPr>
        <w:t xml:space="preserve"> approximated using the mixing ratio (r), since in the lower troposphere the water vapor mass is much smaller than the dry air mass and the total pressure greatly exceeds the vapor pressure, so that q ≈ r. </w:t>
      </w:r>
      <w:del w:id="179" w:author="felipe" w:date="2026-09-21T23:02:52Z">
        <w:r>
          <w:rPr>
            <w:rFonts w:hint="default" w:ascii="Arial" w:hAnsi="Arial" w:cs="Arial"/>
            <w:sz w:val="20"/>
            <w:szCs w:val="20"/>
          </w:rPr>
          <w:delText>‘</w:delText>
        </w:r>
      </w:del>
      <w:r>
        <w:rPr>
          <w:rFonts w:hint="default" w:ascii="Arial" w:hAnsi="Arial" w:cs="Arial"/>
          <w:sz w:val="20"/>
          <w:szCs w:val="20"/>
        </w:rPr>
        <w:t>q</w:t>
      </w:r>
      <w:del w:id="180" w:author="felipe" w:date="2026-09-21T23:02:53Z">
        <w:r>
          <w:rPr>
            <w:rFonts w:hint="default" w:ascii="Arial" w:hAnsi="Arial" w:cs="Arial"/>
            <w:sz w:val="20"/>
            <w:szCs w:val="20"/>
          </w:rPr>
          <w:delText>’</w:delText>
        </w:r>
      </w:del>
      <w:r>
        <w:rPr>
          <w:rFonts w:hint="default" w:ascii="Arial" w:hAnsi="Arial" w:cs="Arial"/>
          <w:sz w:val="20"/>
          <w:szCs w:val="20"/>
        </w:rPr>
        <w:t xml:space="preserve"> is </w:t>
      </w:r>
      <w:del w:id="181" w:author="felipe" w:date="2026-09-21T23:03:00Z">
        <w:r>
          <w:rPr>
            <w:rFonts w:hint="default" w:ascii="Arial" w:hAnsi="Arial" w:cs="Arial"/>
            <w:sz w:val="20"/>
            <w:szCs w:val="20"/>
            <w:lang w:val="en-US"/>
          </w:rPr>
          <w:delText>derived</w:delText>
        </w:r>
      </w:del>
      <w:ins w:id="182" w:author="felipe" w:date="2026-09-21T23:03:01Z">
        <w:r>
          <w:rPr>
            <w:rFonts w:hint="default" w:ascii="Arial" w:hAnsi="Arial" w:cs="Arial"/>
            <w:sz w:val="20"/>
            <w:szCs w:val="20"/>
            <w:lang w:val="es"/>
          </w:rPr>
          <w:t>estima</w:t>
        </w:r>
      </w:ins>
      <w:ins w:id="183" w:author="felipe" w:date="2026-09-21T23:03:02Z">
        <w:r>
          <w:rPr>
            <w:rFonts w:hint="default" w:ascii="Arial" w:hAnsi="Arial" w:cs="Arial"/>
            <w:sz w:val="20"/>
            <w:szCs w:val="20"/>
            <w:lang w:val="es"/>
          </w:rPr>
          <w:t>ted</w:t>
        </w:r>
      </w:ins>
      <w:r>
        <w:rPr>
          <w:rFonts w:hint="default" w:ascii="Arial" w:hAnsi="Arial" w:cs="Arial"/>
          <w:sz w:val="20"/>
          <w:szCs w:val="20"/>
        </w:rPr>
        <w:t xml:space="preserve"> using the following expression:</w:t>
      </w:r>
    </w:p>
    <w:p>
      <w:pPr>
        <w:pStyle w:val="3"/>
        <w:jc w:val="both"/>
        <w:rPr>
          <w:rFonts w:hint="default" w:ascii="Arial" w:hAnsi="Arial" w:cs="Arial"/>
          <w:sz w:val="20"/>
          <w:szCs w:val="20"/>
        </w:rPr>
      </w:pPr>
      <w:bookmarkStart w:id="11" w:name="eq-q"/>
      <m:oMathPara>
        <m:oMathParaPr>
          <m:jc m:val="center"/>
        </m:oMathParaPr>
        <m:oMath>
          <m:r>
            <m:rPr/>
            <w:rPr>
              <w:rFonts w:hint="default" w:ascii="Cambria Math" w:hAnsi="Cambria Math" w:cs="Arial"/>
              <w:sz w:val="20"/>
              <w:szCs w:val="20"/>
            </w:rPr>
            <m:t>q</m:t>
          </m:r>
          <m:r>
            <m:rPr>
              <m:sty m:val="p"/>
            </m:rPr>
            <w:rPr>
              <w:rFonts w:hint="default" w:ascii="Cambria Math" w:hAnsi="Cambria Math" w:cs="Arial"/>
              <w:sz w:val="20"/>
              <w:szCs w:val="20"/>
            </w:rPr>
            <m:t>≈</m:t>
          </m:r>
          <m:r>
            <m:rPr/>
            <w:rPr>
              <w:rFonts w:hint="default" w:ascii="Cambria Math" w:hAnsi="Cambria Math" w:cs="Arial"/>
              <w:sz w:val="20"/>
              <w:szCs w:val="20"/>
            </w:rPr>
            <m:t>r</m:t>
          </m:r>
          <m:r>
            <m:rPr>
              <m:sty m:val="p"/>
            </m:rPr>
            <w:rPr>
              <w:rFonts w:hint="default" w:ascii="Cambria Math" w:hAnsi="Cambria Math" w:cs="Arial"/>
              <w:sz w:val="20"/>
              <w:szCs w:val="20"/>
            </w:rPr>
            <m:t>=</m:t>
          </m:r>
          <m:r>
            <m:rPr/>
            <w:rPr>
              <w:rFonts w:hint="default" w:ascii="Cambria Math" w:hAnsi="Cambria Math" w:cs="Arial"/>
              <w:sz w:val="20"/>
              <w:szCs w:val="20"/>
            </w:rPr>
            <m:t>ϵ</m:t>
          </m:r>
          <m:f>
            <m:fPr>
              <m:ctrlPr>
                <w:rPr>
                  <w:rFonts w:hint="default" w:ascii="Cambria Math" w:hAnsi="Cambria Math" w:cs="Arial"/>
                  <w:sz w:val="20"/>
                  <w:szCs w:val="20"/>
                </w:rPr>
              </m:ctrlPr>
            </m:fPr>
            <m:num>
              <m:r>
                <m:rPr/>
                <w:rPr>
                  <w:rFonts w:hint="default" w:ascii="Cambria Math" w:hAnsi="Cambria Math" w:cs="Arial"/>
                  <w:sz w:val="20"/>
                  <w:szCs w:val="20"/>
                </w:rPr>
                <m:t>e</m:t>
              </m:r>
              <m:ctrlPr>
                <w:rPr>
                  <w:rFonts w:hint="default" w:ascii="Cambria Math" w:hAnsi="Cambria Math" w:cs="Arial"/>
                  <w:sz w:val="20"/>
                  <w:szCs w:val="20"/>
                </w:rPr>
              </m:ctrlPr>
            </m:num>
            <m:den>
              <m:r>
                <m:rPr/>
                <w:rPr>
                  <w:rFonts w:hint="default" w:ascii="Cambria Math" w:hAnsi="Cambria Math" w:cs="Arial"/>
                  <w:sz w:val="20"/>
                  <w:szCs w:val="20"/>
                </w:rPr>
                <m:t>P</m:t>
              </m:r>
              <m:r>
                <m:rPr>
                  <m:sty m:val="p"/>
                </m:rPr>
                <w:rPr>
                  <w:rFonts w:hint="default" w:ascii="Cambria Math" w:hAnsi="Cambria Math" w:cs="Arial"/>
                  <w:sz w:val="20"/>
                  <w:szCs w:val="20"/>
                </w:rPr>
                <m:t>−</m:t>
              </m:r>
              <m:r>
                <m:rPr/>
                <w:rPr>
                  <w:rFonts w:hint="default" w:ascii="Cambria Math" w:hAnsi="Cambria Math" w:cs="Arial"/>
                  <w:sz w:val="20"/>
                  <w:szCs w:val="20"/>
                </w:rPr>
                <m:t>e</m:t>
              </m:r>
              <m:ctrlPr>
                <w:rPr>
                  <w:rFonts w:hint="default" w:ascii="Cambria Math" w:hAnsi="Cambria Math" w:cs="Arial"/>
                  <w:sz w:val="20"/>
                  <w:szCs w:val="20"/>
                </w:rPr>
              </m:ctrlPr>
            </m:den>
          </m:f>
          <w:ins w:id="184" w:author="felipe" w:date="2026-09-21T23:04:30Z">
            <m:r>
              <m:rPr/>
              <w:rPr>
                <w:rFonts w:hint="default" w:ascii="Cambria Math" w:hAnsi="Cambria Math" w:cs="Arial"/>
                <w:sz w:val="20"/>
                <w:szCs w:val="20"/>
                <w:lang w:val="es"/>
              </w:rPr>
              <m:t>,</m:t>
            </m:r>
          </w:ins>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3</m:t>
          </m:r>
          <m:r>
            <m:rPr>
              <m:sty m:val="p"/>
            </m:rPr>
            <w:rPr>
              <w:rFonts w:hint="default" w:ascii="Cambria Math" w:hAnsi="Cambria Math" w:cs="Arial"/>
              <w:sz w:val="20"/>
              <w:szCs w:val="20"/>
            </w:rPr>
            <m:t>)</m:t>
          </m:r>
        </m:oMath>
      </m:oMathPara>
      <w:bookmarkEnd w:id="11"/>
    </w:p>
    <w:p>
      <w:pPr>
        <w:pStyle w:val="26"/>
        <w:jc w:val="both"/>
        <w:rPr>
          <w:rFonts w:hint="default" w:ascii="Arial" w:hAnsi="Arial" w:cs="Arial"/>
          <w:sz w:val="20"/>
          <w:szCs w:val="20"/>
        </w:rPr>
      </w:pPr>
      <w:r>
        <w:rPr>
          <w:rFonts w:hint="default" w:ascii="Arial" w:hAnsi="Arial" w:cs="Arial"/>
          <w:sz w:val="20"/>
          <w:szCs w:val="20"/>
        </w:rPr>
        <w:t>where ϵ is he ratio of the molecular weight of water vapor to that of dry air (ϵ=0.622</w:t>
      </w:r>
      <w:ins w:id="185" w:author="felipe" w:date="2026-09-21T23:03:34Z">
        <w:r>
          <w:rPr>
            <w:rFonts w:hint="default" w:ascii="Arial" w:hAnsi="Arial" w:cs="Arial"/>
            <w:sz w:val="20"/>
            <w:szCs w:val="20"/>
            <w:lang w:val="es"/>
          </w:rPr>
          <w:t xml:space="preserve"> </w:t>
        </w:r>
      </w:ins>
      <w:ins w:id="186" w:author="felipe" w:date="2026-09-21T23:03:35Z">
        <w:r>
          <w:rPr>
            <w:rFonts w:hint="default" w:ascii="Arial" w:hAnsi="Arial" w:cs="Arial"/>
            <w:sz w:val="20"/>
            <w:szCs w:val="20"/>
            <w:lang w:val="es"/>
          </w:rPr>
          <w:t>kg</w:t>
        </w:r>
      </w:ins>
      <w:ins w:id="187" w:author="felipe" w:date="2026-09-21T23:03:37Z">
        <w:r>
          <w:rPr>
            <w:rFonts w:hint="default" w:ascii="Arial" w:hAnsi="Arial" w:cs="Arial"/>
            <w:sz w:val="20"/>
            <w:szCs w:val="20"/>
            <w:lang w:val="es"/>
          </w:rPr>
          <w:t xml:space="preserve"> </w:t>
        </w:r>
      </w:ins>
      <w:ins w:id="188" w:author="felipe" w:date="2026-09-21T23:03:38Z">
        <w:r>
          <w:rPr>
            <w:rFonts w:hint="default" w:ascii="Arial" w:hAnsi="Arial" w:cs="Arial"/>
            <w:sz w:val="20"/>
            <w:szCs w:val="20"/>
            <w:lang w:val="es"/>
          </w:rPr>
          <w:t>kg</w:t>
        </w:r>
      </w:ins>
      <w:ins w:id="189" w:author="felipe" w:date="2026-09-21T23:03:40Z">
        <w:r>
          <w:rPr>
            <w:rFonts w:hint="default" w:ascii="Arial" w:hAnsi="Arial" w:cs="Arial"/>
            <w:sz w:val="20"/>
            <w:szCs w:val="20"/>
            <w:vertAlign w:val="superscript"/>
            <w:lang w:val="es"/>
            <w:rPrChange w:id="190" w:author="felipe" w:date="2026-09-21T23:03:45Z">
              <w:rPr>
                <w:rFonts w:hint="default" w:ascii="Arial" w:hAnsi="Arial" w:cs="Arial"/>
                <w:sz w:val="20"/>
                <w:szCs w:val="20"/>
                <w:lang w:val="es"/>
              </w:rPr>
            </w:rPrChange>
          </w:rPr>
          <w:t>-1</w:t>
        </w:r>
      </w:ins>
      <w:r>
        <w:rPr>
          <w:rFonts w:hint="default" w:ascii="Arial" w:hAnsi="Arial" w:cs="Arial"/>
          <w:sz w:val="20"/>
          <w:szCs w:val="20"/>
        </w:rPr>
        <w:t>), e is the water vapor pressure</w:t>
      </w:r>
      <w:ins w:id="192" w:author="felipe" w:date="2026-09-21T23:03:18Z">
        <w:r>
          <w:rPr>
            <w:rFonts w:hint="default" w:ascii="Arial" w:hAnsi="Arial" w:cs="Arial"/>
            <w:sz w:val="20"/>
            <w:szCs w:val="20"/>
            <w:lang w:val="es"/>
          </w:rPr>
          <w:t xml:space="preserve"> </w:t>
        </w:r>
      </w:ins>
      <w:ins w:id="193" w:author="felipe" w:date="2026-09-21T23:03:19Z">
        <w:r>
          <w:rPr>
            <w:rFonts w:hint="default" w:ascii="Arial" w:hAnsi="Arial" w:cs="Arial"/>
            <w:sz w:val="20"/>
            <w:szCs w:val="20"/>
            <w:lang w:val="es"/>
          </w:rPr>
          <w:t>(</w:t>
        </w:r>
      </w:ins>
      <w:ins w:id="194" w:author="felipe" w:date="2026-09-21T23:03:21Z">
        <w:r>
          <w:rPr>
            <w:rFonts w:hint="default" w:ascii="Arial" w:hAnsi="Arial" w:cs="Arial"/>
            <w:sz w:val="20"/>
            <w:szCs w:val="20"/>
            <w:lang w:val="es"/>
          </w:rPr>
          <w:t>h</w:t>
        </w:r>
      </w:ins>
      <w:ins w:id="195" w:author="felipe" w:date="2026-09-21T23:03:22Z">
        <w:r>
          <w:rPr>
            <w:rFonts w:hint="default" w:ascii="Arial" w:hAnsi="Arial" w:cs="Arial"/>
            <w:sz w:val="20"/>
            <w:szCs w:val="20"/>
            <w:lang w:val="es"/>
          </w:rPr>
          <w:t>Pa</w:t>
        </w:r>
      </w:ins>
      <w:ins w:id="196" w:author="felipe" w:date="2026-09-21T23:03:19Z">
        <w:r>
          <w:rPr>
            <w:rFonts w:hint="default" w:ascii="Arial" w:hAnsi="Arial" w:cs="Arial"/>
            <w:sz w:val="20"/>
            <w:szCs w:val="20"/>
            <w:lang w:val="es"/>
          </w:rPr>
          <w:t>)</w:t>
        </w:r>
      </w:ins>
      <w:r>
        <w:rPr>
          <w:rFonts w:hint="default" w:ascii="Arial" w:hAnsi="Arial" w:cs="Arial"/>
          <w:sz w:val="20"/>
          <w:szCs w:val="20"/>
        </w:rPr>
        <w:t>, obtained from relative humidity, and</w:t>
      </w:r>
      <w:ins w:id="197" w:author="felipe" w:date="2026-09-21T23:03:51Z">
        <w:r>
          <w:rPr>
            <w:rFonts w:hint="default" w:ascii="Arial" w:hAnsi="Arial" w:cs="Arial"/>
            <w:sz w:val="20"/>
            <w:szCs w:val="20"/>
            <w:lang w:val="es"/>
          </w:rPr>
          <w:t xml:space="preserve"> </w:t>
        </w:r>
      </w:ins>
      <w:ins w:id="198" w:author="felipe" w:date="2026-09-21T23:03:54Z">
        <w:r>
          <w:rPr>
            <w:rFonts w:hint="default" w:ascii="Arial" w:hAnsi="Arial" w:cs="Arial"/>
            <w:sz w:val="20"/>
            <w:szCs w:val="20"/>
            <w:lang w:val="es"/>
          </w:rPr>
          <w:t>P</w:t>
        </w:r>
      </w:ins>
      <w:ins w:id="199" w:author="felipe" w:date="2026-09-21T23:03:55Z">
        <w:r>
          <w:rPr>
            <w:rFonts w:hint="default" w:ascii="Arial" w:hAnsi="Arial" w:cs="Arial"/>
            <w:sz w:val="20"/>
            <w:szCs w:val="20"/>
            <w:lang w:val="es"/>
          </w:rPr>
          <w:t xml:space="preserve"> (</w:t>
        </w:r>
      </w:ins>
      <w:ins w:id="200" w:author="felipe" w:date="2026-09-21T23:03:57Z">
        <w:r>
          <w:rPr>
            <w:rFonts w:hint="default" w:ascii="Arial" w:hAnsi="Arial" w:cs="Arial"/>
            <w:sz w:val="20"/>
            <w:szCs w:val="20"/>
            <w:lang w:val="es"/>
          </w:rPr>
          <w:t>hP</w:t>
        </w:r>
      </w:ins>
      <w:ins w:id="201" w:author="felipe" w:date="2026-09-21T23:03:58Z">
        <w:r>
          <w:rPr>
            <w:rFonts w:hint="default" w:ascii="Arial" w:hAnsi="Arial" w:cs="Arial"/>
            <w:sz w:val="20"/>
            <w:szCs w:val="20"/>
            <w:lang w:val="es"/>
          </w:rPr>
          <w:t>a</w:t>
        </w:r>
      </w:ins>
      <w:ins w:id="202" w:author="felipe" w:date="2026-09-21T23:03:56Z">
        <w:r>
          <w:rPr>
            <w:rFonts w:hint="default" w:ascii="Arial" w:hAnsi="Arial" w:cs="Arial"/>
            <w:sz w:val="20"/>
            <w:szCs w:val="20"/>
            <w:lang w:val="es"/>
          </w:rPr>
          <w:t xml:space="preserve">) </w:t>
        </w:r>
      </w:ins>
      <w:del w:id="203" w:author="felipe" w:date="2026-09-21T23:03:52Z">
        <w:r>
          <w:rPr>
            <w:rFonts w:hint="default" w:ascii="Arial" w:hAnsi="Arial" w:cs="Arial"/>
            <w:sz w:val="20"/>
            <w:szCs w:val="20"/>
          </w:rPr>
          <w:delText>𝑃</w:delText>
        </w:r>
      </w:del>
      <w:r>
        <w:rPr>
          <w:rFonts w:hint="default" w:ascii="Arial" w:hAnsi="Arial" w:cs="Arial"/>
          <w:sz w:val="20"/>
          <w:szCs w:val="20"/>
        </w:rPr>
        <w:t>is the atmospheric pressure.</w:t>
      </w:r>
    </w:p>
    <w:p>
      <w:pPr>
        <w:pStyle w:val="3"/>
        <w:jc w:val="both"/>
        <w:rPr>
          <w:rFonts w:hint="default" w:ascii="Arial" w:hAnsi="Arial" w:cs="Arial"/>
          <w:sz w:val="20"/>
          <w:szCs w:val="20"/>
        </w:rPr>
      </w:pPr>
      <w:r>
        <w:rPr>
          <w:rFonts w:hint="default" w:ascii="Arial" w:hAnsi="Arial" w:cs="Arial"/>
          <w:sz w:val="20"/>
          <w:szCs w:val="20"/>
        </w:rPr>
        <w:t>To calculate the vertical gradients that a</w:t>
      </w:r>
      <w:ins w:id="204" w:author="felipe" w:date="2026-09-21T23:04:06Z">
        <w:r>
          <w:rPr>
            <w:rFonts w:hint="default" w:ascii="Arial" w:hAnsi="Arial" w:cs="Arial"/>
            <w:sz w:val="20"/>
            <w:szCs w:val="20"/>
            <w:lang w:val="es"/>
          </w:rPr>
          <w:t>r</w:t>
        </w:r>
      </w:ins>
      <w:r>
        <w:rPr>
          <w:rFonts w:hint="default" w:ascii="Arial" w:hAnsi="Arial" w:cs="Arial"/>
          <w:sz w:val="20"/>
          <w:szCs w:val="20"/>
        </w:rPr>
        <w:t>e used as a proxy of atmospheric stability we used:</w:t>
      </w:r>
    </w:p>
    <w:p>
      <w:pPr>
        <w:pStyle w:val="3"/>
        <w:jc w:val="both"/>
        <w:rPr>
          <w:rFonts w:hint="default" w:ascii="Arial" w:hAnsi="Arial" w:cs="Arial"/>
          <w:sz w:val="20"/>
          <w:szCs w:val="20"/>
        </w:rPr>
      </w:pPr>
      <w:bookmarkStart w:id="12" w:name="eq-dphi-dz"/>
      <m:oMathPara>
        <m:oMathParaPr>
          <m:jc m:val="center"/>
        </m:oMathParaPr>
        <m:oMath>
          <m:f>
            <m:fPr>
              <m:ctrlPr>
                <w:ins w:id="205" w:author="felipe" w:date="2026-09-21T23:05:31Z">
                  <w:rPr>
                    <w:rFonts w:hint="default" w:ascii="Cambria Math" w:hAnsi="Cambria Math" w:cs="Arial"/>
                    <w:sz w:val="20"/>
                    <w:szCs w:val="20"/>
                  </w:rPr>
                </w:ins>
              </m:ctrlPr>
            </m:fPr>
            <m:num>
              <w:ins w:id="206" w:author="felipe" w:date="2026-09-21T23:05:40Z">
                <m:r>
                  <m:rPr>
                    <m:sty m:val="p"/>
                  </m:rPr>
                  <w:rPr>
                    <w:rFonts w:ascii="Cambria Math" w:hAnsi="Cambria Math" w:cs="Arial"/>
                    <w:sz w:val="20"/>
                    <w:szCs w:val="20"/>
                  </w:rPr>
                  <m:t>∂</m:t>
                </m:r>
              </w:ins>
              <w:ins w:id="207" w:author="felipe" w:date="2026-09-21T23:05:31Z">
                <m:r>
                  <m:rPr/>
                  <w:rPr>
                    <w:rFonts w:hint="default" w:ascii="Cambria Math" w:hAnsi="Cambria Math" w:cs="Arial"/>
                    <w:sz w:val="20"/>
                    <w:szCs w:val="20"/>
                  </w:rPr>
                  <m:t>ϕ</m:t>
                </m:r>
              </w:ins>
              <m:ctrlPr>
                <w:ins w:id="208" w:author="felipe" w:date="2026-09-21T23:05:31Z">
                  <w:rPr>
                    <w:rFonts w:hint="default" w:ascii="Cambria Math" w:hAnsi="Cambria Math" w:cs="Arial"/>
                    <w:sz w:val="20"/>
                    <w:szCs w:val="20"/>
                  </w:rPr>
                </w:ins>
              </m:ctrlPr>
            </m:num>
            <m:den>
              <w:ins w:id="209" w:author="felipe" w:date="2026-09-21T23:05:43Z">
                <m:r>
                  <m:rPr>
                    <m:sty m:val="p"/>
                  </m:rPr>
                  <w:rPr>
                    <w:rFonts w:ascii="Cambria Math" w:hAnsi="Cambria Math" w:cs="Arial"/>
                    <w:sz w:val="20"/>
                    <w:szCs w:val="20"/>
                  </w:rPr>
                  <m:t>∂</m:t>
                </m:r>
              </w:ins>
              <w:ins w:id="210" w:author="felipe" w:date="2026-09-21T23:05:31Z">
                <m:r>
                  <m:rPr/>
                  <w:rPr>
                    <w:rFonts w:hint="default" w:ascii="Cambria Math" w:hAnsi="Cambria Math" w:cs="Arial"/>
                    <w:sz w:val="20"/>
                    <w:szCs w:val="20"/>
                  </w:rPr>
                  <m:t>z</m:t>
                </m:r>
              </w:ins>
              <m:ctrlPr>
                <w:ins w:id="211" w:author="felipe" w:date="2026-09-21T23:05:31Z">
                  <w:rPr>
                    <w:rFonts w:hint="default" w:ascii="Cambria Math" w:hAnsi="Cambria Math" w:cs="Arial"/>
                    <w:sz w:val="20"/>
                    <w:szCs w:val="20"/>
                  </w:rPr>
                </w:ins>
              </m:ctrlPr>
            </m:den>
          </m:f>
          <w:ins w:id="212" w:author="felipe" w:date="2026-09-21T23:05:34Z">
            <m:r>
              <m:rPr>
                <m:sty m:val="p"/>
              </m:rPr>
              <w:rPr>
                <w:rFonts w:ascii="Cambria Math" w:hAnsi="Cambria Math" w:cs="Arial"/>
                <w:sz w:val="20"/>
                <w:szCs w:val="20"/>
              </w:rPr>
              <m:t>~</m:t>
            </m:r>
          </w:ins>
          <m:f>
            <m:fPr>
              <m:ctrlPr>
                <w:rPr>
                  <w:rFonts w:hint="default" w:ascii="Cambria Math" w:hAnsi="Cambria Math" w:cs="Arial"/>
                  <w:sz w:val="20"/>
                  <w:szCs w:val="20"/>
                </w:rPr>
              </m:ctrlPr>
            </m:fPr>
            <m:num>
              <m:r>
                <m:rPr>
                  <m:sty m:val="p"/>
                </m:rPr>
                <w:rPr>
                  <w:rFonts w:hint="default" w:ascii="Cambria Math" w:hAnsi="Cambria Math" w:cs="Arial"/>
                  <w:sz w:val="20"/>
                  <w:szCs w:val="20"/>
                </w:rPr>
                <m:t>Δ</m:t>
              </m:r>
              <m:r>
                <m:rPr/>
                <w:rPr>
                  <w:rFonts w:hint="default" w:ascii="Cambria Math" w:hAnsi="Cambria Math" w:cs="Arial"/>
                  <w:sz w:val="20"/>
                  <w:szCs w:val="20"/>
                </w:rPr>
                <m:t>ϕ</m:t>
              </m:r>
              <m:ctrlPr>
                <w:rPr>
                  <w:rFonts w:hint="default" w:ascii="Cambria Math" w:hAnsi="Cambria Math" w:cs="Arial"/>
                  <w:sz w:val="20"/>
                  <w:szCs w:val="20"/>
                </w:rPr>
              </m:ctrlPr>
            </m:num>
            <m:den>
              <m:r>
                <m:rPr>
                  <m:sty m:val="p"/>
                </m:rPr>
                <w:rPr>
                  <w:rFonts w:hint="default" w:ascii="Cambria Math" w:hAnsi="Cambria Math" w:cs="Arial"/>
                  <w:sz w:val="20"/>
                  <w:szCs w:val="20"/>
                </w:rPr>
                <m:t>Δ</m:t>
              </m:r>
              <m:r>
                <m:rPr/>
                <w:rPr>
                  <w:rFonts w:hint="default" w:ascii="Cambria Math" w:hAnsi="Cambria Math" w:cs="Arial"/>
                  <w:sz w:val="20"/>
                  <w:szCs w:val="20"/>
                </w:rPr>
                <m:t>z</m:t>
              </m:r>
              <m:ctrlPr>
                <w:rPr>
                  <w:rFonts w:hint="default" w:ascii="Cambria Math" w:hAnsi="Cambria Math" w:cs="Arial"/>
                  <w:sz w:val="20"/>
                  <w:szCs w:val="20"/>
                </w:rPr>
              </m:ctrlPr>
            </m:den>
          </m:f>
          <m:r>
            <m:rPr>
              <m:sty m:val="p"/>
            </m:rPr>
            <w:rPr>
              <w:rFonts w:hint="default" w:ascii="Cambria Math" w:hAnsi="Cambria Math" w:cs="Arial"/>
              <w:sz w:val="20"/>
              <w:szCs w:val="20"/>
            </w:rPr>
            <m:t>=</m:t>
          </m:r>
          <m:f>
            <m:fPr>
              <m:ctrlPr>
                <w:rPr>
                  <w:rFonts w:hint="default" w:ascii="Cambria Math" w:hAnsi="Cambria Math" w:cs="Arial"/>
                  <w:sz w:val="20"/>
                  <w:szCs w:val="20"/>
                </w:rPr>
              </m:ctrlPr>
            </m:fPr>
            <m:num>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num>
            <m:den>
              <m:sSub>
                <m:sSubPr>
                  <m:ctrlPr>
                    <w:rPr>
                      <w:rFonts w:hint="default" w:ascii="Cambria Math" w:hAnsi="Cambria Math" w:cs="Arial"/>
                      <w:sz w:val="20"/>
                      <w:szCs w:val="20"/>
                    </w:rPr>
                  </m:ctrlPr>
                </m:sSubPr>
                <m:e>
                  <m:r>
                    <m:rPr/>
                    <w:rPr>
                      <w:rFonts w:hint="default" w:ascii="Cambria Math" w:hAnsi="Cambria Math" w:cs="Arial"/>
                      <w:sz w:val="20"/>
                      <w:szCs w:val="20"/>
                    </w:rPr>
                    <m:t>z</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z</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den>
          </m:f>
          <m:r>
            <m:rPr>
              <m:sty m:val="p"/>
            </m:rPr>
            <w:rPr>
              <w:rFonts w:hint="default" w:ascii="Cambria Math" w:hAnsi="Cambria Math" w:cs="Arial"/>
              <w:sz w:val="20"/>
              <w:szCs w:val="20"/>
            </w:rPr>
            <m:t>,</m:t>
          </m:r>
          <m:r>
            <m:rPr/>
            <w:rPr>
              <w:rFonts w:hint="default" w:ascii="Cambria Math" w:hAnsi="Cambria Math" w:cs="Arial"/>
              <w:sz w:val="20"/>
              <w:szCs w:val="20"/>
            </w:rPr>
            <m:t> ϕ</m:t>
          </m:r>
          <m:r>
            <m:rPr>
              <m:sty m:val="p"/>
            </m:rPr>
            <w:rPr>
              <w:rFonts w:hint="default" w:ascii="Cambria Math" w:hAnsi="Cambria Math" w:cs="Arial"/>
              <w:sz w:val="20"/>
              <w:szCs w:val="20"/>
            </w:rPr>
            <m:t>∈{</m:t>
          </m:r>
          <m:r>
            <m:rPr/>
            <w:rPr>
              <w:rFonts w:hint="default" w:ascii="Cambria Math" w:hAnsi="Cambria Math" w:cs="Arial"/>
              <w:sz w:val="20"/>
              <w:szCs w:val="20"/>
            </w:rPr>
            <m:t>θ</m:t>
          </m:r>
          <m:r>
            <m:rPr>
              <m:sty m:val="p"/>
            </m:rPr>
            <w:rPr>
              <w:rFonts w:hint="default" w:ascii="Cambria Math" w:hAnsi="Cambria Math" w:cs="Arial"/>
              <w:sz w:val="20"/>
              <w:szCs w:val="20"/>
            </w:rPr>
            <m:t>,</m:t>
          </m:r>
          <m:r>
            <m:rPr/>
            <w:rPr>
              <w:rFonts w:hint="default" w:ascii="Cambria Math" w:hAnsi="Cambria Math" w:cs="Arial"/>
              <w:sz w:val="20"/>
              <w:szCs w:val="20"/>
            </w:rPr>
            <m:t>q</m:t>
          </m:r>
          <m:r>
            <m:rPr>
              <m:sty m:val="p"/>
            </m:rPr>
            <w:rPr>
              <w:rFonts w:hint="default" w:ascii="Cambria Math" w:hAnsi="Cambria Math" w:cs="Arial"/>
              <w:sz w:val="20"/>
              <w:szCs w:val="20"/>
            </w:rPr>
            <m:t>,</m:t>
          </m:r>
          <m:r>
            <m:rPr/>
            <w:rPr>
              <w:rFonts w:hint="default" w:ascii="Cambria Math" w:hAnsi="Cambria Math" w:cs="Arial"/>
              <w:sz w:val="20"/>
              <w:szCs w:val="20"/>
            </w:rPr>
            <m:t>U</m:t>
          </m:r>
          <m:r>
            <m:rPr>
              <m:sty m:val="p"/>
            </m:rPr>
            <w:rPr>
              <w:rFonts w:hint="default" w:ascii="Cambria Math" w:hAnsi="Cambria Math" w:cs="Arial"/>
              <w:sz w:val="20"/>
              <w:szCs w:val="20"/>
            </w:rPr>
            <m:t>}</m:t>
          </m:r>
          <m:r>
            <m:rPr/>
            <w:rPr>
              <w:rFonts w:hint="default" w:ascii="Cambria Math" w:hAnsi="Cambria Math" w:cs="Arial"/>
              <w:sz w:val="20"/>
              <w:szCs w:val="20"/>
            </w:rPr>
            <m:t> </m:t>
          </m:r>
          <w:ins w:id="213" w:author="felipe" w:date="2026-09-21T23:04:37Z">
            <m:r>
              <m:rPr/>
              <w:rPr>
                <w:rFonts w:hint="default" w:ascii="Cambria Math" w:hAnsi="Cambria Math" w:cs="Arial"/>
                <w:sz w:val="20"/>
                <w:szCs w:val="20"/>
                <w:lang w:val="es"/>
              </w:rPr>
              <m:t>,</m:t>
            </m:r>
          </w:ins>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4</m:t>
          </m:r>
          <m:r>
            <m:rPr>
              <m:sty m:val="p"/>
            </m:rPr>
            <w:rPr>
              <w:rFonts w:hint="default" w:ascii="Cambria Math" w:hAnsi="Cambria Math" w:cs="Arial"/>
              <w:sz w:val="20"/>
              <w:szCs w:val="20"/>
            </w:rPr>
            <m:t>)</m:t>
          </m:r>
          <w:bookmarkEnd w:id="12"/>
        </m:oMath>
      </m:oMathPara>
    </w:p>
    <w:p>
      <w:pPr>
        <w:pStyle w:val="26"/>
        <w:jc w:val="both"/>
        <w:rPr>
          <w:rFonts w:hint="default" w:ascii="Arial" w:hAnsi="Arial" w:cs="Arial"/>
          <w:sz w:val="20"/>
          <w:szCs w:val="20"/>
        </w:rPr>
      </w:pPr>
      <w:ins w:id="214" w:author="felipe" w:date="2026-09-21T23:04:27Z">
        <w:r>
          <w:rPr>
            <w:rFonts w:hint="default" w:ascii="Arial" w:hAnsi="Arial" w:cs="Arial"/>
            <w:sz w:val="20"/>
            <w:szCs w:val="20"/>
            <w:lang w:val="es"/>
          </w:rPr>
          <w:t>w</w:t>
        </w:r>
      </w:ins>
      <w:del w:id="215" w:author="felipe" w:date="2026-09-21T23:04:27Z">
        <w:r>
          <w:rPr>
            <w:rFonts w:hint="default" w:ascii="Arial" w:hAnsi="Arial" w:cs="Arial"/>
            <w:sz w:val="20"/>
            <w:szCs w:val="20"/>
          </w:rPr>
          <w:delText>W</w:delText>
        </w:r>
      </w:del>
      <w:r>
        <w:rPr>
          <w:rFonts w:hint="default" w:ascii="Arial" w:hAnsi="Arial" w:cs="Arial"/>
          <w:sz w:val="20"/>
          <w:szCs w:val="20"/>
        </w:rPr>
        <w:t xml:space="preserve">here </w:t>
      </w:r>
      <m:oMath>
        <w:ins w:id="216" w:author="felipe" w:date="2026-09-21T23:04:24Z">
          <m:r>
            <m:rPr/>
            <w:rPr>
              <w:rFonts w:hint="default" w:ascii="Cambria Math" w:hAnsi="Cambria Math" w:cs="Arial"/>
              <w:sz w:val="20"/>
              <w:szCs w:val="20"/>
            </w:rPr>
            <m:t>ϕ</m:t>
          </m:r>
        </w:ins>
      </m:oMath>
      <w:del w:id="217" w:author="felipe" w:date="2026-09-21T23:04:24Z">
        <w:r>
          <w:rPr>
            <w:rFonts w:hint="default" w:ascii="Arial" w:hAnsi="Arial" w:cs="Arial"/>
            <w:sz w:val="20"/>
            <w:szCs w:val="20"/>
          </w:rPr>
          <w:delText>phi</w:delText>
        </w:r>
      </w:del>
      <w:r>
        <w:rPr>
          <w:rFonts w:hint="default" w:ascii="Arial" w:hAnsi="Arial" w:cs="Arial"/>
          <w:sz w:val="20"/>
          <w:szCs w:val="20"/>
        </w:rPr>
        <w:t xml:space="preserve"> represents the conservative scalar of </w:t>
      </w:r>
      <m:oMath>
        <w:ins w:id="218" w:author="felipe" w:date="2026-09-21T23:04:46Z">
          <m:r>
            <m:rPr/>
            <w:rPr>
              <w:rFonts w:hint="default" w:ascii="Cambria Math" w:hAnsi="Cambria Math" w:cs="Arial"/>
              <w:sz w:val="20"/>
              <w:szCs w:val="20"/>
            </w:rPr>
            <m:t>θ</m:t>
          </m:r>
        </w:ins>
      </m:oMath>
      <w:del w:id="219" w:author="felipe" w:date="2026-09-21T23:04:46Z">
        <w:r>
          <w:rPr>
            <w:rFonts w:hint="default" w:ascii="Arial" w:hAnsi="Arial" w:cs="Arial"/>
            <w:sz w:val="20"/>
            <w:szCs w:val="20"/>
          </w:rPr>
          <w:delText>theta</w:delText>
        </w:r>
      </w:del>
      <w:r>
        <w:rPr>
          <w:rFonts w:hint="default" w:ascii="Arial" w:hAnsi="Arial" w:cs="Arial"/>
          <w:sz w:val="20"/>
          <w:szCs w:val="20"/>
        </w:rPr>
        <w:t>, q or U, z1 the reference altitude level (48 m asl) and z</w:t>
      </w:r>
      <w:r>
        <w:rPr>
          <w:rFonts w:hint="default" w:ascii="Arial" w:hAnsi="Arial" w:cs="Arial"/>
          <w:sz w:val="20"/>
          <w:szCs w:val="20"/>
          <w:vertAlign w:val="subscript"/>
          <w:rPrChange w:id="220" w:author="felipe" w:date="2026-09-21T23:04:52Z">
            <w:rPr>
              <w:rFonts w:hint="default" w:ascii="Arial" w:hAnsi="Arial" w:cs="Arial"/>
              <w:sz w:val="20"/>
              <w:szCs w:val="20"/>
            </w:rPr>
          </w:rPrChange>
        </w:rPr>
        <w:t>2</w:t>
      </w:r>
      <w:r>
        <w:rPr>
          <w:rFonts w:hint="default" w:ascii="Arial" w:hAnsi="Arial" w:cs="Arial"/>
          <w:sz w:val="20"/>
          <w:szCs w:val="20"/>
        </w:rPr>
        <w:t xml:space="preserve"> the altitud</w:t>
      </w:r>
      <w:ins w:id="221" w:author="felipe" w:date="2026-09-21T23:05:02Z">
        <w:r>
          <w:rPr>
            <w:rFonts w:hint="default" w:ascii="Arial" w:hAnsi="Arial" w:cs="Arial"/>
            <w:sz w:val="20"/>
            <w:szCs w:val="20"/>
            <w:lang w:val="es"/>
          </w:rPr>
          <w:t>e</w:t>
        </w:r>
      </w:ins>
      <w:r>
        <w:rPr>
          <w:rFonts w:hint="default" w:ascii="Arial" w:hAnsi="Arial" w:cs="Arial"/>
          <w:sz w:val="20"/>
          <w:szCs w:val="20"/>
        </w:rPr>
        <w:t xml:space="preserve"> of each station. Both the vertical gradients and the temporal rates presented below correspond, in principle, to </w:t>
      </w:r>
      <w:ins w:id="222" w:author="felipe" w:date="2026-09-21T23:05:13Z">
        <w:r>
          <w:rPr>
            <w:rFonts w:hint="default" w:ascii="Arial" w:hAnsi="Arial" w:cs="Arial"/>
            <w:sz w:val="20"/>
            <w:szCs w:val="20"/>
            <w:lang w:val="es"/>
          </w:rPr>
          <w:t>pa</w:t>
        </w:r>
      </w:ins>
      <w:ins w:id="223" w:author="felipe" w:date="2026-09-21T23:05:14Z">
        <w:r>
          <w:rPr>
            <w:rFonts w:hint="default" w:ascii="Arial" w:hAnsi="Arial" w:cs="Arial"/>
            <w:sz w:val="20"/>
            <w:szCs w:val="20"/>
            <w:lang w:val="es"/>
          </w:rPr>
          <w:t xml:space="preserve">rtial </w:t>
        </w:r>
      </w:ins>
      <w:r>
        <w:rPr>
          <w:rFonts w:hint="default" w:ascii="Arial" w:hAnsi="Arial" w:cs="Arial"/>
          <w:sz w:val="20"/>
          <w:szCs w:val="20"/>
        </w:rPr>
        <w:t>derivatives; however, given the finite number of observations available, they are approximated here as finite differences</w:t>
      </w:r>
      <w:del w:id="224" w:author="felipe" w:date="2026-09-21T23:05:59Z">
        <w:r>
          <w:rPr>
            <w:rFonts w:hint="default" w:ascii="Arial" w:hAnsi="Arial" w:cs="Arial"/>
            <w:sz w:val="20"/>
            <w:szCs w:val="20"/>
          </w:rPr>
          <w:delText xml:space="preserve"> </w:delText>
        </w:r>
      </w:del>
      <w:del w:id="225" w:author="felipe" w:date="2026-09-21T23:05:58Z">
        <w:r>
          <w:rPr>
            <w:rFonts w:hint="default" w:ascii="Arial" w:hAnsi="Arial" w:cs="Arial"/>
            <w:sz w:val="20"/>
            <w:szCs w:val="20"/>
          </w:rPr>
          <w:delText>(Δ)</w:delText>
        </w:r>
      </w:del>
      <w:r>
        <w:rPr>
          <w:rFonts w:hint="default" w:ascii="Arial" w:hAnsi="Arial" w:cs="Arial"/>
          <w:sz w:val="20"/>
          <w:szCs w:val="20"/>
        </w:rPr>
        <w:t xml:space="preserve">. Vertical gradients Δφ/Δz </w:t>
      </w:r>
      <w:del w:id="226" w:author="felipe" w:date="2026-09-21T23:06:03Z">
        <w:r>
          <w:rPr>
            <w:rFonts w:hint="default" w:ascii="Arial" w:hAnsi="Arial" w:cs="Arial"/>
            <w:sz w:val="20"/>
            <w:szCs w:val="20"/>
            <w:lang w:val="en-US"/>
          </w:rPr>
          <w:delText>were</w:delText>
        </w:r>
      </w:del>
      <w:ins w:id="227" w:author="felipe" w:date="2026-09-21T23:06:03Z">
        <w:r>
          <w:rPr>
            <w:rFonts w:hint="default" w:ascii="Arial" w:hAnsi="Arial" w:cs="Arial"/>
            <w:sz w:val="20"/>
            <w:szCs w:val="20"/>
            <w:lang w:val="es"/>
          </w:rPr>
          <w:t>are</w:t>
        </w:r>
      </w:ins>
      <w:r>
        <w:rPr>
          <w:rFonts w:hint="default" w:ascii="Arial" w:hAnsi="Arial" w:cs="Arial"/>
          <w:sz w:val="20"/>
          <w:szCs w:val="20"/>
        </w:rPr>
        <w:t xml:space="preserve"> calculated along the 48–1354 m transect in relation to the coastal baseline, to determine the stability of the MBL, with φ ∈ {θ, q, U}, where </w:t>
      </w:r>
      <w:del w:id="228" w:author="felipe" w:date="2026-09-21T23:06:28Z">
        <w:r>
          <w:rPr>
            <w:rFonts w:hint="default" w:ascii="Arial" w:hAnsi="Arial" w:cs="Arial"/>
            <w:sz w:val="20"/>
            <w:szCs w:val="20"/>
            <w:lang w:val="en-US"/>
          </w:rPr>
          <w:delText>z</w:delText>
        </w:r>
      </w:del>
      <w:del w:id="229" w:author="felipe" w:date="2026-09-21T23:06:28Z">
        <w:r>
          <w:rPr>
            <w:rFonts w:hint="default" w:ascii="Arial" w:hAnsi="Arial" w:cs="Arial"/>
            <w:sz w:val="20"/>
            <w:szCs w:val="20"/>
            <w:vertAlign w:val="subscript"/>
            <w:rPrChange w:id="230" w:author="felipe" w:date="2026-09-21T23:06:22Z">
              <w:rPr>
                <w:rFonts w:hint="default" w:ascii="Arial" w:hAnsi="Arial" w:cs="Arial"/>
                <w:sz w:val="20"/>
                <w:szCs w:val="20"/>
              </w:rPr>
            </w:rPrChange>
          </w:rPr>
          <w:delText>1</w:delText>
        </w:r>
      </w:del>
      <w:del w:id="232" w:author="felipe" w:date="2026-09-21T23:06:28Z">
        <w:r>
          <w:rPr>
            <w:rFonts w:hint="default" w:ascii="Arial" w:hAnsi="Arial" w:cs="Arial"/>
            <w:sz w:val="20"/>
            <w:szCs w:val="20"/>
            <w:lang w:val="en-US"/>
          </w:rPr>
          <w:delText>, θ</w:delText>
        </w:r>
      </w:del>
      <w:del w:id="233" w:author="felipe" w:date="2026-09-21T23:06:28Z">
        <w:r>
          <w:rPr>
            <w:rFonts w:hint="default" w:ascii="Arial" w:hAnsi="Arial" w:cs="Arial"/>
            <w:sz w:val="20"/>
            <w:szCs w:val="20"/>
            <w:vertAlign w:val="subscript"/>
            <w:rPrChange w:id="234" w:author="felipe" w:date="2026-09-21T23:06:22Z">
              <w:rPr>
                <w:rFonts w:hint="default" w:ascii="Arial" w:hAnsi="Arial" w:cs="Arial"/>
                <w:sz w:val="20"/>
                <w:szCs w:val="20"/>
              </w:rPr>
            </w:rPrChange>
          </w:rPr>
          <w:delText>1</w:delText>
        </w:r>
      </w:del>
      <w:del w:id="236" w:author="felipe" w:date="2026-09-21T23:06:28Z">
        <w:r>
          <w:rPr>
            <w:rFonts w:hint="default" w:ascii="Arial" w:hAnsi="Arial" w:cs="Arial"/>
            <w:sz w:val="20"/>
            <w:szCs w:val="20"/>
            <w:lang w:val="en-US"/>
          </w:rPr>
          <w:delText>, q</w:delText>
        </w:r>
      </w:del>
      <w:del w:id="237" w:author="felipe" w:date="2026-09-21T23:06:28Z">
        <w:r>
          <w:rPr>
            <w:rFonts w:hint="default" w:ascii="Arial" w:hAnsi="Arial" w:cs="Arial"/>
            <w:sz w:val="20"/>
            <w:szCs w:val="20"/>
            <w:vertAlign w:val="subscript"/>
            <w:rPrChange w:id="238" w:author="felipe" w:date="2026-09-21T23:06:22Z">
              <w:rPr>
                <w:rFonts w:hint="default" w:ascii="Arial" w:hAnsi="Arial" w:cs="Arial"/>
                <w:sz w:val="20"/>
                <w:szCs w:val="20"/>
              </w:rPr>
            </w:rPrChange>
          </w:rPr>
          <w:delText>1</w:delText>
        </w:r>
      </w:del>
      <w:del w:id="240" w:author="felipe" w:date="2026-09-21T23:06:28Z">
        <w:r>
          <w:rPr>
            <w:rFonts w:hint="default" w:ascii="Arial" w:hAnsi="Arial" w:cs="Arial"/>
            <w:sz w:val="20"/>
            <w:szCs w:val="20"/>
            <w:lang w:val="en-US"/>
          </w:rPr>
          <w:delText>, and U</w:delText>
        </w:r>
      </w:del>
      <w:del w:id="241" w:author="felipe" w:date="2026-09-21T23:06:28Z">
        <w:r>
          <w:rPr>
            <w:rFonts w:hint="default" w:ascii="Arial" w:hAnsi="Arial" w:cs="Arial"/>
            <w:sz w:val="20"/>
            <w:szCs w:val="20"/>
            <w:vertAlign w:val="subscript"/>
            <w:rPrChange w:id="242" w:author="felipe" w:date="2026-09-21T23:06:22Z">
              <w:rPr>
                <w:rFonts w:hint="default" w:ascii="Arial" w:hAnsi="Arial" w:cs="Arial"/>
                <w:sz w:val="20"/>
                <w:szCs w:val="20"/>
              </w:rPr>
            </w:rPrChange>
          </w:rPr>
          <w:delText>1</w:delText>
        </w:r>
      </w:del>
      <w:ins w:id="244" w:author="felipe" w:date="2026-09-21T23:06:28Z">
        <w:r>
          <w:rPr>
            <w:rFonts w:hint="default" w:ascii="Arial" w:hAnsi="Arial" w:cs="Arial"/>
            <w:sz w:val="20"/>
            <w:szCs w:val="20"/>
            <w:lang w:val="es"/>
          </w:rPr>
          <w:t>su</w:t>
        </w:r>
      </w:ins>
      <w:ins w:id="245" w:author="felipe" w:date="2026-09-21T23:06:29Z">
        <w:r>
          <w:rPr>
            <w:rFonts w:hint="default" w:ascii="Arial" w:hAnsi="Arial" w:cs="Arial"/>
            <w:sz w:val="20"/>
            <w:szCs w:val="20"/>
            <w:lang w:val="es"/>
          </w:rPr>
          <w:t>b</w:t>
        </w:r>
      </w:ins>
      <w:ins w:id="246" w:author="felipe" w:date="2026-09-21T23:06:30Z">
        <w:r>
          <w:rPr>
            <w:rFonts w:hint="default" w:ascii="Arial" w:hAnsi="Arial" w:cs="Arial"/>
            <w:sz w:val="20"/>
            <w:szCs w:val="20"/>
            <w:lang w:val="es"/>
          </w:rPr>
          <w:t>fi</w:t>
        </w:r>
      </w:ins>
      <w:ins w:id="247" w:author="felipe" w:date="2026-09-21T23:06:31Z">
        <w:r>
          <w:rPr>
            <w:rFonts w:hint="default" w:ascii="Arial" w:hAnsi="Arial" w:cs="Arial"/>
            <w:sz w:val="20"/>
            <w:szCs w:val="20"/>
            <w:lang w:val="es"/>
          </w:rPr>
          <w:t>x</w:t>
        </w:r>
      </w:ins>
      <w:ins w:id="248" w:author="felipe" w:date="2026-09-21T23:06:32Z">
        <w:r>
          <w:rPr>
            <w:rFonts w:hint="default" w:ascii="Arial" w:hAnsi="Arial" w:cs="Arial"/>
            <w:sz w:val="20"/>
            <w:szCs w:val="20"/>
            <w:lang w:val="es"/>
          </w:rPr>
          <w:t xml:space="preserve"> 1</w:t>
        </w:r>
      </w:ins>
      <w:r>
        <w:rPr>
          <w:rFonts w:hint="default" w:ascii="Arial" w:hAnsi="Arial" w:cs="Arial"/>
          <w:sz w:val="20"/>
          <w:szCs w:val="20"/>
        </w:rPr>
        <w:t xml:space="preserve"> correspond to the reference </w:t>
      </w:r>
      <w:ins w:id="249" w:author="felipe" w:date="2026-09-21T23:06:45Z">
        <w:r>
          <w:rPr>
            <w:rFonts w:hint="default" w:ascii="Arial" w:hAnsi="Arial" w:cs="Arial"/>
            <w:sz w:val="20"/>
            <w:szCs w:val="20"/>
            <w:lang w:val="es"/>
          </w:rPr>
          <w:t>l</w:t>
        </w:r>
      </w:ins>
      <w:ins w:id="250" w:author="felipe" w:date="2026-09-21T23:06:46Z">
        <w:r>
          <w:rPr>
            <w:rFonts w:hint="default" w:ascii="Arial" w:hAnsi="Arial" w:cs="Arial"/>
            <w:sz w:val="20"/>
            <w:szCs w:val="20"/>
            <w:lang w:val="es"/>
          </w:rPr>
          <w:t>owest</w:t>
        </w:r>
      </w:ins>
      <w:ins w:id="251" w:author="felipe" w:date="2026-09-21T23:06:47Z">
        <w:r>
          <w:rPr>
            <w:rFonts w:hint="default" w:ascii="Arial" w:hAnsi="Arial" w:cs="Arial"/>
            <w:sz w:val="20"/>
            <w:szCs w:val="20"/>
            <w:lang w:val="es"/>
          </w:rPr>
          <w:t xml:space="preserve"> </w:t>
        </w:r>
      </w:ins>
      <w:r>
        <w:rPr>
          <w:rFonts w:hint="default" w:ascii="Arial" w:hAnsi="Arial" w:cs="Arial"/>
          <w:sz w:val="20"/>
          <w:szCs w:val="20"/>
        </w:rPr>
        <w:t>station</w:t>
      </w:r>
      <w:del w:id="252" w:author="felipe" w:date="2026-09-21T23:06:43Z">
        <w:r>
          <w:rPr>
            <w:rFonts w:hint="default" w:ascii="Arial" w:hAnsi="Arial" w:cs="Arial"/>
            <w:sz w:val="20"/>
            <w:szCs w:val="20"/>
          </w:rPr>
          <w:delText xml:space="preserve"> at the airport</w:delText>
        </w:r>
      </w:del>
      <w:r>
        <w:rPr>
          <w:rFonts w:hint="default" w:ascii="Arial" w:hAnsi="Arial" w:cs="Arial"/>
          <w:sz w:val="20"/>
          <w:szCs w:val="20"/>
        </w:rPr>
        <w:t>.</w:t>
      </w:r>
    </w:p>
    <w:bookmarkEnd w:id="9"/>
    <w:p>
      <w:pPr>
        <w:pStyle w:val="5"/>
        <w:jc w:val="both"/>
        <w:rPr>
          <w:rFonts w:hint="default" w:ascii="Arial" w:hAnsi="Arial" w:cs="Arial"/>
          <w:sz w:val="20"/>
          <w:szCs w:val="20"/>
        </w:rPr>
      </w:pPr>
      <w:bookmarkStart w:id="13" w:name="oe3-calculation-of-temporal-rates"/>
      <w:r>
        <w:rPr>
          <w:rFonts w:hint="default" w:ascii="Arial" w:hAnsi="Arial" w:cs="Arial"/>
          <w:sz w:val="20"/>
          <w:szCs w:val="20"/>
        </w:rPr>
        <w:t>OE3: Calculation of temporal rates</w:t>
      </w:r>
    </w:p>
    <w:p>
      <w:pPr>
        <w:pStyle w:val="26"/>
        <w:jc w:val="both"/>
        <w:rPr>
          <w:rFonts w:hint="default" w:ascii="Arial" w:hAnsi="Arial" w:cs="Arial"/>
          <w:sz w:val="20"/>
          <w:szCs w:val="20"/>
        </w:rPr>
      </w:pPr>
      <w:r>
        <w:rPr>
          <w:rFonts w:hint="default" w:ascii="Arial" w:hAnsi="Arial" w:cs="Arial"/>
          <w:sz w:val="20"/>
          <w:szCs w:val="20"/>
        </w:rPr>
        <w:t xml:space="preserve">To achieve the third specific objective, we calculated temporal rates Δφ/Δt using forward finite differences, with φ ∈ {θ, q, U}. Fixed delays ranging from 10 min to 180 min </w:t>
      </w:r>
      <w:del w:id="253" w:author="felipe" w:date="2026-09-21T23:07:20Z">
        <w:r>
          <w:rPr>
            <w:rFonts w:hint="default" w:ascii="Arial" w:hAnsi="Arial" w:cs="Arial"/>
            <w:sz w:val="20"/>
            <w:szCs w:val="20"/>
            <w:lang w:val="en-US"/>
          </w:rPr>
          <w:delText>were</w:delText>
        </w:r>
      </w:del>
      <w:ins w:id="254" w:author="felipe" w:date="2026-09-21T23:07:20Z">
        <w:r>
          <w:rPr>
            <w:rFonts w:hint="default" w:ascii="Arial" w:hAnsi="Arial" w:cs="Arial"/>
            <w:sz w:val="20"/>
            <w:szCs w:val="20"/>
            <w:lang w:val="es"/>
          </w:rPr>
          <w:t>are</w:t>
        </w:r>
      </w:ins>
      <w:r>
        <w:rPr>
          <w:rFonts w:hint="default" w:ascii="Arial" w:hAnsi="Arial" w:cs="Arial"/>
          <w:sz w:val="20"/>
          <w:szCs w:val="20"/>
        </w:rPr>
        <w:t xml:space="preserve"> used to characterize the response to event onset. Differences of 1 hour, with a tolerance of up to 2 h</w:t>
      </w:r>
      <w:ins w:id="255" w:author="felipe" w:date="2026-09-21T23:07:26Z">
        <w:r>
          <w:rPr>
            <w:rFonts w:hint="default" w:ascii="Arial" w:hAnsi="Arial" w:cs="Arial"/>
            <w:sz w:val="20"/>
            <w:szCs w:val="20"/>
            <w:lang w:val="es"/>
          </w:rPr>
          <w:t>ours</w:t>
        </w:r>
      </w:ins>
      <w:r>
        <w:rPr>
          <w:rFonts w:hint="default" w:ascii="Arial" w:hAnsi="Arial" w:cs="Arial"/>
          <w:sz w:val="20"/>
          <w:szCs w:val="20"/>
        </w:rPr>
        <w:t xml:space="preserve">, </w:t>
      </w:r>
      <w:del w:id="256" w:author="felipe" w:date="2026-09-21T23:07:31Z">
        <w:r>
          <w:rPr>
            <w:rFonts w:hint="default" w:ascii="Arial" w:hAnsi="Arial" w:cs="Arial"/>
            <w:sz w:val="20"/>
            <w:szCs w:val="20"/>
            <w:lang w:val="en-US"/>
          </w:rPr>
          <w:delText>were</w:delText>
        </w:r>
      </w:del>
      <w:ins w:id="257" w:author="felipe" w:date="2026-09-21T23:07:31Z">
        <w:r>
          <w:rPr>
            <w:rFonts w:hint="default" w:ascii="Arial" w:hAnsi="Arial" w:cs="Arial"/>
            <w:sz w:val="20"/>
            <w:szCs w:val="20"/>
            <w:lang w:val="es"/>
          </w:rPr>
          <w:t>are</w:t>
        </w:r>
      </w:ins>
      <w:bookmarkStart w:id="44" w:name="_GoBack"/>
      <w:bookmarkEnd w:id="44"/>
      <w:r>
        <w:rPr>
          <w:rFonts w:hint="default" w:ascii="Arial" w:hAnsi="Arial" w:cs="Arial"/>
          <w:sz w:val="20"/>
          <w:szCs w:val="20"/>
        </w:rPr>
        <w:t xml:space="preserve"> used for the diurnal cycle and annual distribution statistics. This temporal rate operationalizes the third objective, associated with the dynamics hypothesis. All timestamps are processed in UTC (mainland Chile local time = UTC−4).</w:t>
      </w:r>
    </w:p>
    <w:p>
      <w:pPr>
        <w:pStyle w:val="3"/>
        <w:jc w:val="both"/>
        <w:rPr>
          <w:rFonts w:hint="default" w:ascii="Arial" w:hAnsi="Arial" w:cs="Arial"/>
          <w:sz w:val="20"/>
          <w:szCs w:val="20"/>
        </w:rPr>
      </w:pPr>
      <w:bookmarkStart w:id="14" w:name="eq-dphi-dt"/>
      <m:oMathPara>
        <m:oMathParaPr>
          <m:jc m:val="center"/>
        </m:oMathParaPr>
        <m:oMath>
          <m:f>
            <m:fPr>
              <m:ctrlPr>
                <w:ins w:id="258" w:author="felipe" w:date="2026-09-21T23:07:00Z">
                  <w:rPr>
                    <w:rFonts w:hint="default" w:ascii="Cambria Math" w:hAnsi="Cambria Math" w:cs="Arial"/>
                    <w:sz w:val="20"/>
                    <w:szCs w:val="20"/>
                  </w:rPr>
                </w:ins>
              </m:ctrlPr>
            </m:fPr>
            <m:num>
              <w:ins w:id="259" w:author="felipe" w:date="2026-09-21T23:07:00Z">
                <m:r>
                  <m:rPr>
                    <m:sty m:val="p"/>
                  </m:rPr>
                  <w:rPr>
                    <w:rFonts w:ascii="Cambria Math" w:hAnsi="Cambria Math" w:cs="Arial"/>
                    <w:sz w:val="20"/>
                    <w:szCs w:val="20"/>
                  </w:rPr>
                  <m:t>∂</m:t>
                </m:r>
              </w:ins>
              <w:ins w:id="260" w:author="felipe" w:date="2026-09-21T23:07:00Z">
                <m:r>
                  <m:rPr/>
                  <w:rPr>
                    <w:rFonts w:hint="default" w:ascii="Cambria Math" w:hAnsi="Cambria Math" w:cs="Arial"/>
                    <w:sz w:val="20"/>
                    <w:szCs w:val="20"/>
                  </w:rPr>
                  <m:t>ϕ</m:t>
                </m:r>
              </w:ins>
              <m:ctrlPr>
                <w:ins w:id="261" w:author="felipe" w:date="2026-09-21T23:07:00Z">
                  <w:rPr>
                    <w:rFonts w:hint="default" w:ascii="Cambria Math" w:hAnsi="Cambria Math" w:cs="Arial"/>
                    <w:sz w:val="20"/>
                    <w:szCs w:val="20"/>
                  </w:rPr>
                </w:ins>
              </m:ctrlPr>
            </m:num>
            <m:den>
              <w:ins w:id="262" w:author="felipe" w:date="2026-09-21T23:07:00Z">
                <m:r>
                  <m:rPr>
                    <m:sty m:val="p"/>
                  </m:rPr>
                  <w:rPr>
                    <w:rFonts w:ascii="Cambria Math" w:hAnsi="Cambria Math" w:cs="Arial"/>
                    <w:sz w:val="20"/>
                    <w:szCs w:val="20"/>
                  </w:rPr>
                  <m:t>∂</m:t>
                </m:r>
              </w:ins>
              <w:ins w:id="263" w:author="felipe" w:date="2026-09-21T23:07:04Z">
                <m:r>
                  <m:rPr/>
                  <w:rPr>
                    <w:rFonts w:hint="default" w:ascii="Cambria Math" w:hAnsi="Cambria Math" w:cs="Arial"/>
                    <w:sz w:val="20"/>
                    <w:szCs w:val="20"/>
                    <w:lang w:val="es"/>
                  </w:rPr>
                  <m:t>t</m:t>
                </m:r>
              </w:ins>
              <m:ctrlPr>
                <w:ins w:id="264" w:author="felipe" w:date="2026-09-21T23:07:00Z">
                  <w:rPr>
                    <w:rFonts w:hint="default" w:ascii="Cambria Math" w:hAnsi="Cambria Math" w:cs="Arial"/>
                    <w:sz w:val="20"/>
                    <w:szCs w:val="20"/>
                  </w:rPr>
                </w:ins>
              </m:ctrlPr>
            </m:den>
          </m:f>
          <w:ins w:id="265" w:author="felipe" w:date="2026-09-21T23:07:00Z">
            <m:r>
              <m:rPr>
                <m:sty m:val="p"/>
              </m:rPr>
              <w:rPr>
                <w:rFonts w:ascii="Cambria Math" w:hAnsi="Cambria Math" w:cs="Arial"/>
                <w:sz w:val="20"/>
                <w:szCs w:val="20"/>
              </w:rPr>
              <m:t>~</m:t>
            </m:r>
          </w:ins>
          <m:f>
            <m:fPr>
              <m:ctrlPr>
                <w:rPr>
                  <w:rFonts w:hint="default" w:ascii="Cambria Math" w:hAnsi="Cambria Math" w:cs="Arial"/>
                  <w:sz w:val="20"/>
                  <w:szCs w:val="20"/>
                </w:rPr>
              </m:ctrlPr>
            </m:fPr>
            <m:num>
              <m:r>
                <m:rPr>
                  <m:sty m:val="p"/>
                </m:rPr>
                <w:rPr>
                  <w:rFonts w:hint="default" w:ascii="Cambria Math" w:hAnsi="Cambria Math" w:cs="Arial"/>
                  <w:sz w:val="20"/>
                  <w:szCs w:val="20"/>
                </w:rPr>
                <m:t>Δ</m:t>
              </m:r>
              <m:r>
                <m:rPr/>
                <w:rPr>
                  <w:rFonts w:hint="default" w:ascii="Cambria Math" w:hAnsi="Cambria Math" w:cs="Arial"/>
                  <w:sz w:val="20"/>
                  <w:szCs w:val="20"/>
                </w:rPr>
                <m:t>ϕ</m:t>
              </m:r>
              <m:ctrlPr>
                <w:rPr>
                  <w:rFonts w:hint="default" w:ascii="Cambria Math" w:hAnsi="Cambria Math" w:cs="Arial"/>
                  <w:sz w:val="20"/>
                  <w:szCs w:val="20"/>
                </w:rPr>
              </m:ctrlPr>
            </m:num>
            <m:den>
              <m:r>
                <m:rPr>
                  <m:sty m:val="p"/>
                </m:rPr>
                <w:rPr>
                  <w:rFonts w:hint="default" w:ascii="Cambria Math" w:hAnsi="Cambria Math" w:cs="Arial"/>
                  <w:sz w:val="20"/>
                  <w:szCs w:val="20"/>
                </w:rPr>
                <m:t>Δ</m:t>
              </m:r>
              <m:r>
                <m:rPr/>
                <w:rPr>
                  <w:rFonts w:hint="default" w:ascii="Cambria Math" w:hAnsi="Cambria Math" w:cs="Arial"/>
                  <w:sz w:val="20"/>
                  <w:szCs w:val="20"/>
                </w:rPr>
                <m:t>t</m:t>
              </m:r>
              <m:ctrlPr>
                <w:rPr>
                  <w:rFonts w:hint="default" w:ascii="Cambria Math" w:hAnsi="Cambria Math" w:cs="Arial"/>
                  <w:sz w:val="20"/>
                  <w:szCs w:val="20"/>
                </w:rPr>
              </m:ctrlPr>
            </m:den>
          </m:f>
          <m:r>
            <m:rPr>
              <m:sty m:val="p"/>
            </m:rPr>
            <w:rPr>
              <w:rFonts w:hint="default" w:ascii="Cambria Math" w:hAnsi="Cambria Math" w:cs="Arial"/>
              <w:sz w:val="20"/>
              <w:szCs w:val="20"/>
            </w:rPr>
            <m:t>=</m:t>
          </m:r>
          <m:f>
            <m:fPr>
              <m:ctrlPr>
                <w:rPr>
                  <w:rFonts w:hint="default" w:ascii="Cambria Math" w:hAnsi="Cambria Math" w:cs="Arial"/>
                  <w:sz w:val="20"/>
                  <w:szCs w:val="20"/>
                </w:rPr>
              </m:ctrlPr>
            </m:fPr>
            <m:num>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ϕ</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num>
            <m:den>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2</m:t>
                  </m:r>
                  <m:ctrlPr>
                    <w:rPr>
                      <w:rFonts w:hint="default" w:ascii="Cambria Math" w:hAnsi="Cambria Math" w:cs="Arial"/>
                      <w:sz w:val="20"/>
                      <w:szCs w:val="20"/>
                    </w:rPr>
                  </m:ctrlPr>
                </m:sub>
              </m:sSub>
              <m:r>
                <m:rPr>
                  <m:sty m:val="p"/>
                </m:rPr>
                <w:rPr>
                  <w:rFonts w:hint="default" w:ascii="Cambria Math" w:hAnsi="Cambria Math" w:cs="Arial"/>
                  <w:sz w:val="20"/>
                  <w:szCs w:val="20"/>
                </w:rPr>
                <m:t>−</m:t>
              </m:r>
              <m:sSub>
                <m:sSubPr>
                  <m:ctrlPr>
                    <w:rPr>
                      <w:rFonts w:hint="default" w:ascii="Cambria Math" w:hAnsi="Cambria Math" w:cs="Arial"/>
                      <w:sz w:val="20"/>
                      <w:szCs w:val="20"/>
                    </w:rPr>
                  </m:ctrlPr>
                </m:sSubPr>
                <m:e>
                  <m:r>
                    <m:rPr/>
                    <w:rPr>
                      <w:rFonts w:hint="default" w:ascii="Cambria Math" w:hAnsi="Cambria Math" w:cs="Arial"/>
                      <w:sz w:val="20"/>
                      <w:szCs w:val="20"/>
                    </w:rPr>
                    <m:t>t</m:t>
                  </m:r>
                  <m:ctrlPr>
                    <w:rPr>
                      <w:rFonts w:hint="default" w:ascii="Cambria Math" w:hAnsi="Cambria Math" w:cs="Arial"/>
                      <w:sz w:val="20"/>
                      <w:szCs w:val="20"/>
                    </w:rPr>
                  </m:ctrlPr>
                </m:e>
                <m:sub>
                  <m:r>
                    <m:rPr/>
                    <w:rPr>
                      <w:rFonts w:hint="default" w:ascii="Cambria Math" w:hAnsi="Cambria Math" w:cs="Arial"/>
                      <w:sz w:val="20"/>
                      <w:szCs w:val="20"/>
                    </w:rPr>
                    <m:t>1</m:t>
                  </m:r>
                  <m:ctrlPr>
                    <w:rPr>
                      <w:rFonts w:hint="default" w:ascii="Cambria Math" w:hAnsi="Cambria Math" w:cs="Arial"/>
                      <w:sz w:val="20"/>
                      <w:szCs w:val="20"/>
                    </w:rPr>
                  </m:ctrlPr>
                </m:sub>
              </m:sSub>
              <m:ctrlPr>
                <w:rPr>
                  <w:rFonts w:hint="default" w:ascii="Cambria Math" w:hAnsi="Cambria Math" w:cs="Arial"/>
                  <w:sz w:val="20"/>
                  <w:szCs w:val="20"/>
                </w:rPr>
              </m:ctrlPr>
            </m:den>
          </m:f>
          <m:r>
            <m:rPr>
              <m:sty m:val="p"/>
            </m:rPr>
            <w:rPr>
              <w:rFonts w:hint="default" w:ascii="Cambria Math" w:hAnsi="Cambria Math" w:cs="Arial"/>
              <w:sz w:val="20"/>
              <w:szCs w:val="20"/>
            </w:rPr>
            <m:t>,</m:t>
          </m:r>
          <m:r>
            <m:rPr/>
            <w:rPr>
              <w:rFonts w:hint="default" w:ascii="Cambria Math" w:hAnsi="Cambria Math" w:cs="Arial"/>
              <w:sz w:val="20"/>
              <w:szCs w:val="20"/>
            </w:rPr>
            <m:t> ϕ</m:t>
          </m:r>
          <m:r>
            <m:rPr>
              <m:sty m:val="p"/>
            </m:rPr>
            <w:rPr>
              <w:rFonts w:hint="default" w:ascii="Cambria Math" w:hAnsi="Cambria Math" w:cs="Arial"/>
              <w:sz w:val="20"/>
              <w:szCs w:val="20"/>
            </w:rPr>
            <m:t>∈{</m:t>
          </m:r>
          <m:r>
            <m:rPr/>
            <w:rPr>
              <w:rFonts w:hint="default" w:ascii="Cambria Math" w:hAnsi="Cambria Math" w:cs="Arial"/>
              <w:sz w:val="20"/>
              <w:szCs w:val="20"/>
            </w:rPr>
            <m:t>θ</m:t>
          </m:r>
          <m:r>
            <m:rPr>
              <m:sty m:val="p"/>
            </m:rPr>
            <w:rPr>
              <w:rFonts w:hint="default" w:ascii="Cambria Math" w:hAnsi="Cambria Math" w:cs="Arial"/>
              <w:sz w:val="20"/>
              <w:szCs w:val="20"/>
            </w:rPr>
            <m:t>,</m:t>
          </m:r>
          <m:r>
            <m:rPr/>
            <w:rPr>
              <w:rFonts w:hint="default" w:ascii="Cambria Math" w:hAnsi="Cambria Math" w:cs="Arial"/>
              <w:sz w:val="20"/>
              <w:szCs w:val="20"/>
            </w:rPr>
            <m:t>q</m:t>
          </m:r>
          <m:r>
            <m:rPr>
              <m:sty m:val="p"/>
            </m:rPr>
            <w:rPr>
              <w:rFonts w:hint="default" w:ascii="Cambria Math" w:hAnsi="Cambria Math" w:cs="Arial"/>
              <w:sz w:val="20"/>
              <w:szCs w:val="20"/>
            </w:rPr>
            <m:t>,</m:t>
          </m:r>
          <m:r>
            <m:rPr/>
            <w:rPr>
              <w:rFonts w:hint="default" w:ascii="Cambria Math" w:hAnsi="Cambria Math" w:cs="Arial"/>
              <w:sz w:val="20"/>
              <w:szCs w:val="20"/>
            </w:rPr>
            <m:t>U</m:t>
          </m:r>
          <m:r>
            <m:rPr>
              <m:sty m:val="p"/>
            </m:rPr>
            <w:rPr>
              <w:rFonts w:hint="default" w:ascii="Cambria Math" w:hAnsi="Cambria Math" w:cs="Arial"/>
              <w:sz w:val="20"/>
              <w:szCs w:val="20"/>
            </w:rPr>
            <m:t>}</m:t>
          </m:r>
          <m:r>
            <m:rPr/>
            <w:rPr>
              <w:rFonts w:hint="default" w:ascii="Cambria Math" w:hAnsi="Cambria Math" w:cs="Arial"/>
              <w:sz w:val="20"/>
              <w:szCs w:val="20"/>
            </w:rPr>
            <m:t>  </m:t>
          </m:r>
          <m:r>
            <m:rPr>
              <m:sty m:val="p"/>
            </m:rPr>
            <w:rPr>
              <w:rFonts w:hint="default" w:ascii="Cambria Math" w:hAnsi="Cambria Math" w:cs="Arial"/>
              <w:sz w:val="20"/>
              <w:szCs w:val="20"/>
            </w:rPr>
            <m:t>(</m:t>
          </m:r>
          <m:r>
            <m:rPr/>
            <w:rPr>
              <w:rFonts w:hint="default" w:ascii="Cambria Math" w:hAnsi="Cambria Math" w:cs="Arial"/>
              <w:sz w:val="20"/>
              <w:szCs w:val="20"/>
            </w:rPr>
            <m:t>5</m:t>
          </m:r>
          <m:r>
            <m:rPr>
              <m:sty m:val="p"/>
            </m:rPr>
            <w:rPr>
              <w:rFonts w:hint="default" w:ascii="Cambria Math" w:hAnsi="Cambria Math" w:cs="Arial"/>
              <w:sz w:val="20"/>
              <w:szCs w:val="20"/>
            </w:rPr>
            <m:t>)</m:t>
          </m:r>
          <w:bookmarkEnd w:id="14"/>
        </m:oMath>
      </m:oMathPara>
    </w:p>
    <w:bookmarkEnd w:id="1"/>
    <w:bookmarkEnd w:id="6"/>
    <w:bookmarkEnd w:id="13"/>
    <w:p>
      <w:pPr>
        <w:pStyle w:val="2"/>
        <w:jc w:val="both"/>
        <w:rPr>
          <w:rFonts w:hint="default" w:ascii="Arial" w:hAnsi="Arial" w:cs="Arial"/>
          <w:sz w:val="20"/>
          <w:szCs w:val="20"/>
          <w:lang w:val="es-ES"/>
        </w:rPr>
      </w:pPr>
      <w:bookmarkStart w:id="15" w:name="references"/>
      <w:r>
        <w:rPr>
          <w:rFonts w:hint="default" w:ascii="Arial" w:hAnsi="Arial" w:cs="Arial"/>
          <w:sz w:val="20"/>
          <w:szCs w:val="20"/>
          <w:lang w:val="es-ES"/>
        </w:rPr>
        <w:t>References</w:t>
      </w:r>
    </w:p>
    <w:p>
      <w:pPr>
        <w:pStyle w:val="33"/>
        <w:jc w:val="both"/>
        <w:rPr>
          <w:rFonts w:hint="default" w:ascii="Arial" w:hAnsi="Arial" w:cs="Arial"/>
          <w:sz w:val="20"/>
          <w:szCs w:val="20"/>
        </w:rPr>
      </w:pPr>
      <w:bookmarkStart w:id="16" w:name="ref-Albornoz2023"/>
      <w:bookmarkStart w:id="17" w:name="refs"/>
      <w:r>
        <w:rPr>
          <w:rFonts w:hint="default" w:ascii="Arial" w:hAnsi="Arial" w:cs="Arial"/>
          <w:sz w:val="20"/>
          <w:szCs w:val="20"/>
          <w:lang w:val="es-ES"/>
        </w:rPr>
        <w:t xml:space="preserve">Albornoz, F., Río, C. del, Carter, V., Escobar, R., &amp; Vásquez, L. (2023). </w:t>
      </w:r>
      <w:r>
        <w:rPr>
          <w:rFonts w:hint="default" w:ascii="Arial" w:hAnsi="Arial" w:cs="Arial"/>
          <w:sz w:val="20"/>
          <w:szCs w:val="20"/>
        </w:rPr>
        <w:t xml:space="preserve">Fog water collection for local greenhouse vegetable production in the atacama desert. </w:t>
      </w:r>
      <w:r>
        <w:rPr>
          <w:rFonts w:hint="default" w:ascii="Arial" w:hAnsi="Arial" w:cs="Arial"/>
          <w:i/>
          <w:iCs/>
          <w:sz w:val="20"/>
          <w:szCs w:val="20"/>
        </w:rPr>
        <w:t>Sustainability</w:t>
      </w:r>
      <w:r>
        <w:rPr>
          <w:rFonts w:hint="default" w:ascii="Arial" w:hAnsi="Arial" w:cs="Arial"/>
          <w:sz w:val="20"/>
          <w:szCs w:val="20"/>
        </w:rPr>
        <w:t xml:space="preserve">, </w:t>
      </w:r>
      <w:r>
        <w:rPr>
          <w:rFonts w:hint="default" w:ascii="Arial" w:hAnsi="Arial" w:cs="Arial"/>
          <w:i/>
          <w:iCs/>
          <w:sz w:val="20"/>
          <w:szCs w:val="20"/>
        </w:rPr>
        <w:t>15</w:t>
      </w:r>
      <w:r>
        <w:rPr>
          <w:rFonts w:hint="default" w:ascii="Arial" w:hAnsi="Arial" w:cs="Arial"/>
          <w:sz w:val="20"/>
          <w:szCs w:val="20"/>
        </w:rPr>
        <w:t xml:space="preserve">(22), 15720. </w:t>
      </w:r>
      <w:r>
        <w:rPr>
          <w:rFonts w:hint="default" w:ascii="Arial" w:hAnsi="Arial" w:cs="Arial"/>
          <w:sz w:val="20"/>
          <w:szCs w:val="20"/>
        </w:rPr>
        <w:fldChar w:fldCharType="begin"/>
      </w:r>
      <w:r>
        <w:rPr>
          <w:rFonts w:hint="default" w:ascii="Arial" w:hAnsi="Arial" w:cs="Arial"/>
          <w:sz w:val="20"/>
          <w:szCs w:val="20"/>
        </w:rPr>
        <w:instrText xml:space="preserve"> HYPERLINK "https://doi.org/10.3390/su152215720" \h </w:instrText>
      </w:r>
      <w:r>
        <w:rPr>
          <w:rFonts w:hint="default" w:ascii="Arial" w:hAnsi="Arial" w:cs="Arial"/>
          <w:sz w:val="20"/>
          <w:szCs w:val="20"/>
        </w:rPr>
        <w:fldChar w:fldCharType="separate"/>
      </w:r>
      <w:r>
        <w:rPr>
          <w:rStyle w:val="24"/>
          <w:rFonts w:hint="default" w:ascii="Arial" w:hAnsi="Arial" w:cs="Arial"/>
          <w:sz w:val="20"/>
          <w:szCs w:val="20"/>
        </w:rPr>
        <w:t>https://doi.org/10.3390/su152215720</w:t>
      </w:r>
      <w:r>
        <w:rPr>
          <w:rStyle w:val="24"/>
          <w:rFonts w:hint="default" w:ascii="Arial" w:hAnsi="Arial" w:cs="Arial"/>
          <w:sz w:val="20"/>
          <w:szCs w:val="20"/>
        </w:rPr>
        <w:fldChar w:fldCharType="end"/>
      </w:r>
    </w:p>
    <w:bookmarkEnd w:id="16"/>
    <w:p>
      <w:pPr>
        <w:pStyle w:val="33"/>
        <w:jc w:val="both"/>
        <w:rPr>
          <w:rFonts w:hint="default" w:ascii="Arial" w:hAnsi="Arial" w:cs="Arial"/>
          <w:sz w:val="20"/>
          <w:szCs w:val="20"/>
        </w:rPr>
      </w:pPr>
      <w:bookmarkStart w:id="18" w:name="ref-Cereceda2008"/>
      <w:r>
        <w:rPr>
          <w:rFonts w:hint="default" w:ascii="Arial" w:hAnsi="Arial" w:cs="Arial"/>
          <w:sz w:val="20"/>
          <w:szCs w:val="20"/>
        </w:rPr>
        <w:t xml:space="preserve">Cereceda, P., Larrain, H., Osses, P., Farías, M., &amp; Egaña, I. (2008). The spatial and temporal variability of fog and its relation to fog oases in the atacama desert, chile. </w:t>
      </w:r>
      <w:r>
        <w:rPr>
          <w:rFonts w:hint="default" w:ascii="Arial" w:hAnsi="Arial" w:cs="Arial"/>
          <w:i/>
          <w:iCs/>
          <w:sz w:val="20"/>
          <w:szCs w:val="20"/>
        </w:rPr>
        <w:t>Atmospheric Research</w:t>
      </w:r>
      <w:r>
        <w:rPr>
          <w:rFonts w:hint="default" w:ascii="Arial" w:hAnsi="Arial" w:cs="Arial"/>
          <w:sz w:val="20"/>
          <w:szCs w:val="20"/>
        </w:rPr>
        <w:t xml:space="preserve">, </w:t>
      </w:r>
      <w:r>
        <w:rPr>
          <w:rFonts w:hint="default" w:ascii="Arial" w:hAnsi="Arial" w:cs="Arial"/>
          <w:i/>
          <w:iCs/>
          <w:sz w:val="20"/>
          <w:szCs w:val="20"/>
        </w:rPr>
        <w:t>87</w:t>
      </w:r>
      <w:r>
        <w:rPr>
          <w:rFonts w:hint="default" w:ascii="Arial" w:hAnsi="Arial" w:cs="Arial"/>
          <w:sz w:val="20"/>
          <w:szCs w:val="20"/>
        </w:rPr>
        <w:t xml:space="preserve">(3-4), 312–323. </w:t>
      </w:r>
      <w:r>
        <w:rPr>
          <w:rFonts w:hint="default" w:ascii="Arial" w:hAnsi="Arial" w:cs="Arial"/>
          <w:sz w:val="20"/>
          <w:szCs w:val="20"/>
        </w:rPr>
        <w:fldChar w:fldCharType="begin"/>
      </w:r>
      <w:r>
        <w:rPr>
          <w:rFonts w:hint="default" w:ascii="Arial" w:hAnsi="Arial" w:cs="Arial"/>
          <w:sz w:val="20"/>
          <w:szCs w:val="20"/>
        </w:rPr>
        <w:instrText xml:space="preserve"> HYPERLINK "https://doi.org/10.1016/j.atmosres.2007.11.012" \h </w:instrText>
      </w:r>
      <w:r>
        <w:rPr>
          <w:rFonts w:hint="default" w:ascii="Arial" w:hAnsi="Arial" w:cs="Arial"/>
          <w:sz w:val="20"/>
          <w:szCs w:val="20"/>
        </w:rPr>
        <w:fldChar w:fldCharType="separate"/>
      </w:r>
      <w:r>
        <w:rPr>
          <w:rStyle w:val="24"/>
          <w:rFonts w:hint="default" w:ascii="Arial" w:hAnsi="Arial" w:cs="Arial"/>
          <w:sz w:val="20"/>
          <w:szCs w:val="20"/>
        </w:rPr>
        <w:t>https://doi.org/10.1016/j.atmosres.2007.11.012</w:t>
      </w:r>
      <w:r>
        <w:rPr>
          <w:rStyle w:val="24"/>
          <w:rFonts w:hint="default" w:ascii="Arial" w:hAnsi="Arial" w:cs="Arial"/>
          <w:sz w:val="20"/>
          <w:szCs w:val="20"/>
        </w:rPr>
        <w:fldChar w:fldCharType="end"/>
      </w:r>
    </w:p>
    <w:bookmarkEnd w:id="18"/>
    <w:p>
      <w:pPr>
        <w:pStyle w:val="33"/>
        <w:jc w:val="both"/>
        <w:rPr>
          <w:rFonts w:hint="default" w:ascii="Arial" w:hAnsi="Arial" w:cs="Arial"/>
          <w:sz w:val="20"/>
          <w:szCs w:val="20"/>
          <w:lang w:val="es-ES"/>
        </w:rPr>
      </w:pPr>
      <w:bookmarkStart w:id="19" w:name="ref-Cereceda2002"/>
      <w:r>
        <w:rPr>
          <w:rFonts w:hint="default" w:ascii="Arial" w:hAnsi="Arial" w:cs="Arial"/>
          <w:sz w:val="20"/>
          <w:szCs w:val="20"/>
        </w:rPr>
        <w:t xml:space="preserve">Cereceda, P., Osses, P., Larrain, H., Farı́as, M., Lagos, M., Pinto, R., &amp; Schemenauer, R. S. (2002). Advective, orographic and radiation fog in the tarapacá region, chile. </w:t>
      </w:r>
      <w:r>
        <w:rPr>
          <w:rFonts w:hint="default" w:ascii="Arial" w:hAnsi="Arial" w:cs="Arial"/>
          <w:i/>
          <w:iCs/>
          <w:sz w:val="20"/>
          <w:szCs w:val="20"/>
          <w:lang w:val="es-ES"/>
        </w:rPr>
        <w:t>Atmospheric Research</w:t>
      </w:r>
      <w:r>
        <w:rPr>
          <w:rFonts w:hint="default" w:ascii="Arial" w:hAnsi="Arial" w:cs="Arial"/>
          <w:sz w:val="20"/>
          <w:szCs w:val="20"/>
          <w:lang w:val="es-ES"/>
        </w:rPr>
        <w:t xml:space="preserve">, </w:t>
      </w:r>
      <w:r>
        <w:rPr>
          <w:rFonts w:hint="default" w:ascii="Arial" w:hAnsi="Arial" w:cs="Arial"/>
          <w:i/>
          <w:iCs/>
          <w:sz w:val="20"/>
          <w:szCs w:val="20"/>
          <w:lang w:val="es-ES"/>
        </w:rPr>
        <w:t>64</w:t>
      </w:r>
      <w:r>
        <w:rPr>
          <w:rFonts w:hint="default" w:ascii="Arial" w:hAnsi="Arial" w:cs="Arial"/>
          <w:sz w:val="20"/>
          <w:szCs w:val="20"/>
          <w:lang w:val="es-ES"/>
        </w:rPr>
        <w:t xml:space="preserve">(1-4), 261–271. </w:t>
      </w:r>
      <w:r>
        <w:rPr>
          <w:rFonts w:hint="default" w:ascii="Arial" w:hAnsi="Arial" w:cs="Arial"/>
          <w:sz w:val="20"/>
          <w:szCs w:val="20"/>
        </w:rPr>
        <w:fldChar w:fldCharType="begin"/>
      </w:r>
      <w:r>
        <w:rPr>
          <w:rFonts w:hint="default" w:ascii="Arial" w:hAnsi="Arial" w:cs="Arial"/>
          <w:sz w:val="20"/>
          <w:szCs w:val="20"/>
        </w:rPr>
        <w:instrText xml:space="preserve"> HYPERLINK "https://doi.org/10.1016/s0169-8095(02)00097-2"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https://doi.org/10.1016/s0169-8095(02)00097-2</w:t>
      </w:r>
      <w:r>
        <w:rPr>
          <w:rStyle w:val="24"/>
          <w:rFonts w:hint="default" w:ascii="Arial" w:hAnsi="Arial" w:cs="Arial"/>
          <w:sz w:val="20"/>
          <w:szCs w:val="20"/>
          <w:lang w:val="es-ES"/>
        </w:rPr>
        <w:fldChar w:fldCharType="end"/>
      </w:r>
    </w:p>
    <w:bookmarkEnd w:id="19"/>
    <w:p>
      <w:pPr>
        <w:pStyle w:val="33"/>
        <w:jc w:val="both"/>
        <w:rPr>
          <w:rFonts w:hint="default" w:ascii="Arial" w:hAnsi="Arial" w:cs="Arial"/>
          <w:sz w:val="20"/>
          <w:szCs w:val="20"/>
        </w:rPr>
      </w:pPr>
      <w:bookmarkStart w:id="20" w:name="ref-Chamizo2021"/>
      <w:r>
        <w:rPr>
          <w:rFonts w:hint="default" w:ascii="Arial" w:hAnsi="Arial" w:cs="Arial"/>
          <w:sz w:val="20"/>
          <w:szCs w:val="20"/>
          <w:lang w:val="es-ES"/>
        </w:rPr>
        <w:t xml:space="preserve">Chamizo, S., Rodríguez-Caballero, E., Moro, M. J., &amp; Cantón, Y. (2021). </w:t>
      </w:r>
      <w:r>
        <w:rPr>
          <w:rFonts w:hint="default" w:ascii="Arial" w:hAnsi="Arial" w:cs="Arial"/>
          <w:sz w:val="20"/>
          <w:szCs w:val="20"/>
        </w:rPr>
        <w:t xml:space="preserve">Non-rainfall water inputs: A key water source for biocrust carbon fixation. </w:t>
      </w:r>
      <w:r>
        <w:rPr>
          <w:rFonts w:hint="default" w:ascii="Arial" w:hAnsi="Arial" w:cs="Arial"/>
          <w:i/>
          <w:iCs/>
          <w:sz w:val="20"/>
          <w:szCs w:val="20"/>
        </w:rPr>
        <w:t>Science of The Total Environment</w:t>
      </w:r>
      <w:r>
        <w:rPr>
          <w:rFonts w:hint="default" w:ascii="Arial" w:hAnsi="Arial" w:cs="Arial"/>
          <w:sz w:val="20"/>
          <w:szCs w:val="20"/>
        </w:rPr>
        <w:t xml:space="preserve">, </w:t>
      </w:r>
      <w:r>
        <w:rPr>
          <w:rFonts w:hint="default" w:ascii="Arial" w:hAnsi="Arial" w:cs="Arial"/>
          <w:i/>
          <w:iCs/>
          <w:sz w:val="20"/>
          <w:szCs w:val="20"/>
        </w:rPr>
        <w:t>792</w:t>
      </w:r>
      <w:r>
        <w:rPr>
          <w:rFonts w:hint="default" w:ascii="Arial" w:hAnsi="Arial" w:cs="Arial"/>
          <w:sz w:val="20"/>
          <w:szCs w:val="20"/>
        </w:rPr>
        <w:t xml:space="preserve">, 148299. </w:t>
      </w:r>
      <w:r>
        <w:rPr>
          <w:rFonts w:hint="default" w:ascii="Arial" w:hAnsi="Arial" w:cs="Arial"/>
          <w:sz w:val="20"/>
          <w:szCs w:val="20"/>
        </w:rPr>
        <w:fldChar w:fldCharType="begin"/>
      </w:r>
      <w:r>
        <w:rPr>
          <w:rFonts w:hint="default" w:ascii="Arial" w:hAnsi="Arial" w:cs="Arial"/>
          <w:sz w:val="20"/>
          <w:szCs w:val="20"/>
        </w:rPr>
        <w:instrText xml:space="preserve"> HYPERLINK "https://doi.org/10.1016/j.scitotenv.2021.148299" \h </w:instrText>
      </w:r>
      <w:r>
        <w:rPr>
          <w:rFonts w:hint="default" w:ascii="Arial" w:hAnsi="Arial" w:cs="Arial"/>
          <w:sz w:val="20"/>
          <w:szCs w:val="20"/>
        </w:rPr>
        <w:fldChar w:fldCharType="separate"/>
      </w:r>
      <w:r>
        <w:rPr>
          <w:rStyle w:val="24"/>
          <w:rFonts w:hint="default" w:ascii="Arial" w:hAnsi="Arial" w:cs="Arial"/>
          <w:sz w:val="20"/>
          <w:szCs w:val="20"/>
        </w:rPr>
        <w:t>https://doi.org/10.1016/j.scitotenv.2021.148299</w:t>
      </w:r>
      <w:r>
        <w:rPr>
          <w:rStyle w:val="24"/>
          <w:rFonts w:hint="default" w:ascii="Arial" w:hAnsi="Arial" w:cs="Arial"/>
          <w:sz w:val="20"/>
          <w:szCs w:val="20"/>
        </w:rPr>
        <w:fldChar w:fldCharType="end"/>
      </w:r>
    </w:p>
    <w:bookmarkEnd w:id="20"/>
    <w:p>
      <w:pPr>
        <w:pStyle w:val="33"/>
        <w:jc w:val="both"/>
        <w:rPr>
          <w:rFonts w:hint="default" w:ascii="Arial" w:hAnsi="Arial" w:cs="Arial"/>
          <w:sz w:val="20"/>
          <w:szCs w:val="20"/>
        </w:rPr>
      </w:pPr>
      <w:bookmarkStart w:id="21" w:name="ref-delRo2021"/>
      <w:r>
        <w:rPr>
          <w:rFonts w:hint="default" w:ascii="Arial" w:hAnsi="Arial" w:cs="Arial"/>
          <w:sz w:val="20"/>
          <w:szCs w:val="20"/>
          <w:lang w:val="es-ES"/>
        </w:rPr>
        <w:t xml:space="preserve">Del Río, C., Lobos, F., Siegmund, A., Tejos, C., Osses, P., Huaman, Z., Meneses, J. P., &amp; García, J.-L. (2021). </w:t>
      </w:r>
      <w:r>
        <w:rPr>
          <w:rFonts w:hint="default" w:ascii="Arial" w:hAnsi="Arial" w:cs="Arial"/>
          <w:sz w:val="20"/>
          <w:szCs w:val="20"/>
        </w:rPr>
        <w:t xml:space="preserve">GOFOS, ground optical fog observation system for monitoring the vertical stratocumulus-fog cloud distribution in the coast of the atacama desert, chile. </w:t>
      </w:r>
      <w:r>
        <w:rPr>
          <w:rFonts w:hint="default" w:ascii="Arial" w:hAnsi="Arial" w:cs="Arial"/>
          <w:i/>
          <w:iCs/>
          <w:sz w:val="20"/>
          <w:szCs w:val="20"/>
        </w:rPr>
        <w:t>Journal of Hydrology</w:t>
      </w:r>
      <w:r>
        <w:rPr>
          <w:rFonts w:hint="default" w:ascii="Arial" w:hAnsi="Arial" w:cs="Arial"/>
          <w:sz w:val="20"/>
          <w:szCs w:val="20"/>
        </w:rPr>
        <w:t xml:space="preserve">, </w:t>
      </w:r>
      <w:r>
        <w:rPr>
          <w:rFonts w:hint="default" w:ascii="Arial" w:hAnsi="Arial" w:cs="Arial"/>
          <w:i/>
          <w:iCs/>
          <w:sz w:val="20"/>
          <w:szCs w:val="20"/>
        </w:rPr>
        <w:t>597</w:t>
      </w:r>
      <w:r>
        <w:rPr>
          <w:rFonts w:hint="default" w:ascii="Arial" w:hAnsi="Arial" w:cs="Arial"/>
          <w:sz w:val="20"/>
          <w:szCs w:val="20"/>
        </w:rPr>
        <w:t xml:space="preserve">, 126190. </w:t>
      </w:r>
      <w:r>
        <w:rPr>
          <w:rFonts w:hint="default" w:ascii="Arial" w:hAnsi="Arial" w:cs="Arial"/>
          <w:sz w:val="20"/>
          <w:szCs w:val="20"/>
        </w:rPr>
        <w:fldChar w:fldCharType="begin"/>
      </w:r>
      <w:r>
        <w:rPr>
          <w:rFonts w:hint="default" w:ascii="Arial" w:hAnsi="Arial" w:cs="Arial"/>
          <w:sz w:val="20"/>
          <w:szCs w:val="20"/>
        </w:rPr>
        <w:instrText xml:space="preserve"> HYPERLINK "https://doi.org/10.1016/j.jhydrol.2021.126190" \h </w:instrText>
      </w:r>
      <w:r>
        <w:rPr>
          <w:rFonts w:hint="default" w:ascii="Arial" w:hAnsi="Arial" w:cs="Arial"/>
          <w:sz w:val="20"/>
          <w:szCs w:val="20"/>
        </w:rPr>
        <w:fldChar w:fldCharType="separate"/>
      </w:r>
      <w:r>
        <w:rPr>
          <w:rStyle w:val="24"/>
          <w:rFonts w:hint="default" w:ascii="Arial" w:hAnsi="Arial" w:cs="Arial"/>
          <w:sz w:val="20"/>
          <w:szCs w:val="20"/>
        </w:rPr>
        <w:t>https://doi.org/10.1016/j.jhydrol.2021.126190</w:t>
      </w:r>
      <w:r>
        <w:rPr>
          <w:rStyle w:val="24"/>
          <w:rFonts w:hint="default" w:ascii="Arial" w:hAnsi="Arial" w:cs="Arial"/>
          <w:sz w:val="20"/>
          <w:szCs w:val="20"/>
        </w:rPr>
        <w:fldChar w:fldCharType="end"/>
      </w:r>
    </w:p>
    <w:bookmarkEnd w:id="21"/>
    <w:p>
      <w:pPr>
        <w:pStyle w:val="33"/>
        <w:jc w:val="both"/>
        <w:rPr>
          <w:rFonts w:hint="default" w:ascii="Arial" w:hAnsi="Arial" w:cs="Arial"/>
          <w:sz w:val="20"/>
          <w:szCs w:val="20"/>
        </w:rPr>
      </w:pPr>
      <w:bookmarkStart w:id="22" w:name="ref-Espinoza2024"/>
      <w:r>
        <w:rPr>
          <w:rFonts w:hint="default" w:ascii="Arial" w:hAnsi="Arial" w:cs="Arial"/>
          <w:sz w:val="20"/>
          <w:szCs w:val="20"/>
        </w:rPr>
        <w:t xml:space="preserve">Espinoza, V., Lobos-Roco, F., &amp; Río, C. del. (2024). Synoptic control of the spatiotemporal variability of fog and low clouds under ENSO phenomena along the chilean coast (17°-36° s). </w:t>
      </w:r>
      <w:r>
        <w:rPr>
          <w:rFonts w:hint="default" w:ascii="Arial" w:hAnsi="Arial" w:cs="Arial"/>
          <w:i/>
          <w:iCs/>
          <w:sz w:val="20"/>
          <w:szCs w:val="20"/>
        </w:rPr>
        <w:t>Atmospheric Research</w:t>
      </w:r>
      <w:r>
        <w:rPr>
          <w:rFonts w:hint="default" w:ascii="Arial" w:hAnsi="Arial" w:cs="Arial"/>
          <w:sz w:val="20"/>
          <w:szCs w:val="20"/>
        </w:rPr>
        <w:t xml:space="preserve">, </w:t>
      </w:r>
      <w:r>
        <w:rPr>
          <w:rFonts w:hint="default" w:ascii="Arial" w:hAnsi="Arial" w:cs="Arial"/>
          <w:i/>
          <w:iCs/>
          <w:sz w:val="20"/>
          <w:szCs w:val="20"/>
        </w:rPr>
        <w:t>308</w:t>
      </w:r>
      <w:r>
        <w:rPr>
          <w:rFonts w:hint="default" w:ascii="Arial" w:hAnsi="Arial" w:cs="Arial"/>
          <w:sz w:val="20"/>
          <w:szCs w:val="20"/>
        </w:rPr>
        <w:t xml:space="preserve">, 107533. </w:t>
      </w:r>
      <w:r>
        <w:rPr>
          <w:rFonts w:hint="default" w:ascii="Arial" w:hAnsi="Arial" w:cs="Arial"/>
          <w:sz w:val="20"/>
          <w:szCs w:val="20"/>
        </w:rPr>
        <w:fldChar w:fldCharType="begin"/>
      </w:r>
      <w:r>
        <w:rPr>
          <w:rFonts w:hint="default" w:ascii="Arial" w:hAnsi="Arial" w:cs="Arial"/>
          <w:sz w:val="20"/>
          <w:szCs w:val="20"/>
        </w:rPr>
        <w:instrText xml:space="preserve"> HYPERLINK "https://doi.org/10.1016/j.atmosres.2024.107533" \h </w:instrText>
      </w:r>
      <w:r>
        <w:rPr>
          <w:rFonts w:hint="default" w:ascii="Arial" w:hAnsi="Arial" w:cs="Arial"/>
          <w:sz w:val="20"/>
          <w:szCs w:val="20"/>
        </w:rPr>
        <w:fldChar w:fldCharType="separate"/>
      </w:r>
      <w:r>
        <w:rPr>
          <w:rStyle w:val="24"/>
          <w:rFonts w:hint="default" w:ascii="Arial" w:hAnsi="Arial" w:cs="Arial"/>
          <w:sz w:val="20"/>
          <w:szCs w:val="20"/>
        </w:rPr>
        <w:t>https://doi.org/10.1016/j.atmosres.2024.107533</w:t>
      </w:r>
      <w:r>
        <w:rPr>
          <w:rStyle w:val="24"/>
          <w:rFonts w:hint="default" w:ascii="Arial" w:hAnsi="Arial" w:cs="Arial"/>
          <w:sz w:val="20"/>
          <w:szCs w:val="20"/>
        </w:rPr>
        <w:fldChar w:fldCharType="end"/>
      </w:r>
    </w:p>
    <w:bookmarkEnd w:id="22"/>
    <w:p>
      <w:pPr>
        <w:pStyle w:val="33"/>
        <w:jc w:val="both"/>
        <w:rPr>
          <w:rFonts w:hint="default" w:ascii="Arial" w:hAnsi="Arial" w:cs="Arial"/>
          <w:sz w:val="20"/>
          <w:szCs w:val="20"/>
          <w:lang w:val="es-ES"/>
        </w:rPr>
      </w:pPr>
      <w:bookmarkStart w:id="23" w:name="ref-Fessehaye2014"/>
      <w:r>
        <w:rPr>
          <w:rFonts w:hint="default" w:ascii="Arial" w:hAnsi="Arial" w:cs="Arial"/>
          <w:sz w:val="20"/>
          <w:szCs w:val="20"/>
        </w:rPr>
        <w:t xml:space="preserve">Fessehaye, M., Abdul-Wahab, S. A., Savage, M. J., Kohler, T., Gherezghiher, T., &amp; Hurni, H. (2014). Fog-water collection for community use. </w:t>
      </w:r>
      <w:r>
        <w:rPr>
          <w:rFonts w:hint="default" w:ascii="Arial" w:hAnsi="Arial" w:cs="Arial"/>
          <w:i/>
          <w:iCs/>
          <w:sz w:val="20"/>
          <w:szCs w:val="20"/>
        </w:rPr>
        <w:t>Renewable and Sustainable Energy Reviews</w:t>
      </w:r>
      <w:r>
        <w:rPr>
          <w:rFonts w:hint="default" w:ascii="Arial" w:hAnsi="Arial" w:cs="Arial"/>
          <w:sz w:val="20"/>
          <w:szCs w:val="20"/>
        </w:rPr>
        <w:t xml:space="preserve">, </w:t>
      </w:r>
      <w:r>
        <w:rPr>
          <w:rFonts w:hint="default" w:ascii="Arial" w:hAnsi="Arial" w:cs="Arial"/>
          <w:i/>
          <w:iCs/>
          <w:sz w:val="20"/>
          <w:szCs w:val="20"/>
        </w:rPr>
        <w:t>29</w:t>
      </w:r>
      <w:r>
        <w:rPr>
          <w:rFonts w:hint="default" w:ascii="Arial" w:hAnsi="Arial" w:cs="Arial"/>
          <w:sz w:val="20"/>
          <w:szCs w:val="20"/>
        </w:rPr>
        <w:t xml:space="preserve">, 52–62. </w:t>
      </w:r>
      <w:r>
        <w:rPr>
          <w:rFonts w:hint="default" w:ascii="Arial" w:hAnsi="Arial" w:cs="Arial"/>
          <w:sz w:val="20"/>
          <w:szCs w:val="20"/>
        </w:rPr>
        <w:fldChar w:fldCharType="begin"/>
      </w:r>
      <w:r>
        <w:rPr>
          <w:rFonts w:hint="default" w:ascii="Arial" w:hAnsi="Arial" w:cs="Arial"/>
          <w:sz w:val="20"/>
          <w:szCs w:val="20"/>
        </w:rPr>
        <w:instrText xml:space="preserve"> HYPERLINK "https://doi.org/10.1016/j.rser.2013.08.063"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https://doi.org/10.1016/j.rser.2013.08.063</w:t>
      </w:r>
      <w:r>
        <w:rPr>
          <w:rStyle w:val="24"/>
          <w:rFonts w:hint="default" w:ascii="Arial" w:hAnsi="Arial" w:cs="Arial"/>
          <w:sz w:val="20"/>
          <w:szCs w:val="20"/>
          <w:lang w:val="es-ES"/>
        </w:rPr>
        <w:fldChar w:fldCharType="end"/>
      </w:r>
    </w:p>
    <w:bookmarkEnd w:id="23"/>
    <w:p>
      <w:pPr>
        <w:pStyle w:val="33"/>
        <w:jc w:val="both"/>
        <w:rPr>
          <w:rFonts w:hint="default" w:ascii="Arial" w:hAnsi="Arial" w:cs="Arial"/>
          <w:sz w:val="20"/>
          <w:szCs w:val="20"/>
        </w:rPr>
      </w:pPr>
      <w:bookmarkStart w:id="24" w:name="ref-Garca2021"/>
      <w:r>
        <w:rPr>
          <w:rFonts w:hint="default" w:ascii="Arial" w:hAnsi="Arial" w:cs="Arial"/>
          <w:sz w:val="20"/>
          <w:szCs w:val="20"/>
          <w:lang w:val="es-ES"/>
        </w:rPr>
        <w:t xml:space="preserve">García, J.-L., Lobos-Roco, F., Schween, J. H., Río, C. del, Osses, P., Vives, R., Pezoa, M., Siegmund, A., Latorre, C., Alfaro, F., Koch, M. A., &amp; Loehnert, U. (2021). </w:t>
      </w:r>
      <w:r>
        <w:rPr>
          <w:rFonts w:hint="default" w:ascii="Arial" w:hAnsi="Arial" w:cs="Arial"/>
          <w:sz w:val="20"/>
          <w:szCs w:val="20"/>
        </w:rPr>
        <w:t xml:space="preserve">Climate and coastal low-cloud dynamic in the hyperarid atacama fog desert and the geographic distribution of tillandsia landbeckii (bromeliaceae) dune ecosystems. </w:t>
      </w:r>
      <w:r>
        <w:rPr>
          <w:rFonts w:hint="default" w:ascii="Arial" w:hAnsi="Arial" w:cs="Arial"/>
          <w:i/>
          <w:iCs/>
          <w:sz w:val="20"/>
          <w:szCs w:val="20"/>
        </w:rPr>
        <w:t>Plant Systematics and Evolution</w:t>
      </w:r>
      <w:r>
        <w:rPr>
          <w:rFonts w:hint="default" w:ascii="Arial" w:hAnsi="Arial" w:cs="Arial"/>
          <w:sz w:val="20"/>
          <w:szCs w:val="20"/>
        </w:rPr>
        <w:t xml:space="preserve">, </w:t>
      </w:r>
      <w:r>
        <w:rPr>
          <w:rFonts w:hint="default" w:ascii="Arial" w:hAnsi="Arial" w:cs="Arial"/>
          <w:i/>
          <w:iCs/>
          <w:sz w:val="20"/>
          <w:szCs w:val="20"/>
        </w:rPr>
        <w:t>307</w:t>
      </w:r>
      <w:r>
        <w:rPr>
          <w:rFonts w:hint="default" w:ascii="Arial" w:hAnsi="Arial" w:cs="Arial"/>
          <w:sz w:val="20"/>
          <w:szCs w:val="20"/>
        </w:rPr>
        <w:t xml:space="preserve">(5). </w:t>
      </w:r>
      <w:r>
        <w:rPr>
          <w:rFonts w:hint="default" w:ascii="Arial" w:hAnsi="Arial" w:cs="Arial"/>
          <w:sz w:val="20"/>
          <w:szCs w:val="20"/>
        </w:rPr>
        <w:fldChar w:fldCharType="begin"/>
      </w:r>
      <w:r>
        <w:rPr>
          <w:rFonts w:hint="default" w:ascii="Arial" w:hAnsi="Arial" w:cs="Arial"/>
          <w:sz w:val="20"/>
          <w:szCs w:val="20"/>
        </w:rPr>
        <w:instrText xml:space="preserve"> HYPERLINK "https://doi.org/10.1007/s00606-021-01775-y" \h </w:instrText>
      </w:r>
      <w:r>
        <w:rPr>
          <w:rFonts w:hint="default" w:ascii="Arial" w:hAnsi="Arial" w:cs="Arial"/>
          <w:sz w:val="20"/>
          <w:szCs w:val="20"/>
        </w:rPr>
        <w:fldChar w:fldCharType="separate"/>
      </w:r>
      <w:r>
        <w:rPr>
          <w:rStyle w:val="24"/>
          <w:rFonts w:hint="default" w:ascii="Arial" w:hAnsi="Arial" w:cs="Arial"/>
          <w:sz w:val="20"/>
          <w:szCs w:val="20"/>
        </w:rPr>
        <w:t>https://doi.org/10.1007/s00606-021-01775-y</w:t>
      </w:r>
      <w:r>
        <w:rPr>
          <w:rStyle w:val="24"/>
          <w:rFonts w:hint="default" w:ascii="Arial" w:hAnsi="Arial" w:cs="Arial"/>
          <w:sz w:val="20"/>
          <w:szCs w:val="20"/>
        </w:rPr>
        <w:fldChar w:fldCharType="end"/>
      </w:r>
    </w:p>
    <w:bookmarkEnd w:id="24"/>
    <w:p>
      <w:pPr>
        <w:pStyle w:val="33"/>
        <w:jc w:val="both"/>
        <w:rPr>
          <w:rFonts w:hint="default" w:ascii="Arial" w:hAnsi="Arial" w:cs="Arial"/>
          <w:sz w:val="20"/>
          <w:szCs w:val="20"/>
        </w:rPr>
      </w:pPr>
      <w:bookmarkStart w:id="25" w:name="ref-Gultepe2007"/>
      <w:r>
        <w:rPr>
          <w:rFonts w:hint="default" w:ascii="Arial" w:hAnsi="Arial" w:cs="Arial"/>
          <w:sz w:val="20"/>
          <w:szCs w:val="20"/>
        </w:rPr>
        <w:t xml:space="preserve">Gultepe, I., Tardif, R., Michaelides, S. C., Cermak, J., Bott, A., Bendix, J., Müller, M. D., Pagowski, M., Hansen, B., Ellrod, G., Jacobs, W., Toth, G., &amp; Cober, S. G. (2007). Fog research: A review of past achievements and future perspectives. In </w:t>
      </w:r>
      <w:r>
        <w:rPr>
          <w:rFonts w:hint="default" w:ascii="Arial" w:hAnsi="Arial" w:cs="Arial"/>
          <w:i/>
          <w:iCs/>
          <w:sz w:val="20"/>
          <w:szCs w:val="20"/>
        </w:rPr>
        <w:t>Fog and boundary layer clouds: Fog visibility and forecasting</w:t>
      </w:r>
      <w:r>
        <w:rPr>
          <w:rFonts w:hint="default" w:ascii="Arial" w:hAnsi="Arial" w:cs="Arial"/>
          <w:sz w:val="20"/>
          <w:szCs w:val="20"/>
        </w:rPr>
        <w:t xml:space="preserve"> (pp. 1121–1159). Birkhäuser Basel. </w:t>
      </w:r>
      <w:r>
        <w:rPr>
          <w:rFonts w:hint="default" w:ascii="Arial" w:hAnsi="Arial" w:cs="Arial"/>
          <w:sz w:val="20"/>
          <w:szCs w:val="20"/>
        </w:rPr>
        <w:fldChar w:fldCharType="begin"/>
      </w:r>
      <w:r>
        <w:rPr>
          <w:rFonts w:hint="default" w:ascii="Arial" w:hAnsi="Arial" w:cs="Arial"/>
          <w:sz w:val="20"/>
          <w:szCs w:val="20"/>
        </w:rPr>
        <w:instrText xml:space="preserve"> HYPERLINK "https://doi.org/10.1007/978-3-7643-8419-7_3" \h </w:instrText>
      </w:r>
      <w:r>
        <w:rPr>
          <w:rFonts w:hint="default" w:ascii="Arial" w:hAnsi="Arial" w:cs="Arial"/>
          <w:sz w:val="20"/>
          <w:szCs w:val="20"/>
        </w:rPr>
        <w:fldChar w:fldCharType="separate"/>
      </w:r>
      <w:r>
        <w:rPr>
          <w:rStyle w:val="24"/>
          <w:rFonts w:hint="default" w:ascii="Arial" w:hAnsi="Arial" w:cs="Arial"/>
          <w:sz w:val="20"/>
          <w:szCs w:val="20"/>
        </w:rPr>
        <w:t>https://doi.org/10.1007/978-3-7643-8419-7_3</w:t>
      </w:r>
      <w:r>
        <w:rPr>
          <w:rStyle w:val="24"/>
          <w:rFonts w:hint="default" w:ascii="Arial" w:hAnsi="Arial" w:cs="Arial"/>
          <w:sz w:val="20"/>
          <w:szCs w:val="20"/>
        </w:rPr>
        <w:fldChar w:fldCharType="end"/>
      </w:r>
    </w:p>
    <w:bookmarkEnd w:id="25"/>
    <w:p>
      <w:pPr>
        <w:pStyle w:val="33"/>
        <w:jc w:val="both"/>
        <w:rPr>
          <w:rFonts w:hint="default" w:ascii="Arial" w:hAnsi="Arial" w:cs="Arial"/>
          <w:sz w:val="20"/>
          <w:szCs w:val="20"/>
        </w:rPr>
      </w:pPr>
      <w:bookmarkStart w:id="26" w:name="ref-Houston2006"/>
      <w:r>
        <w:rPr>
          <w:rFonts w:hint="default" w:ascii="Arial" w:hAnsi="Arial" w:cs="Arial"/>
          <w:sz w:val="20"/>
          <w:szCs w:val="20"/>
        </w:rPr>
        <w:t xml:space="preserve">Houston, J. (2006). Variability of precipitation in the Atacama Desert: Its causes and hydrological impact. </w:t>
      </w:r>
      <w:r>
        <w:rPr>
          <w:rFonts w:hint="default" w:ascii="Arial" w:hAnsi="Arial" w:cs="Arial"/>
          <w:i/>
          <w:iCs/>
          <w:sz w:val="20"/>
          <w:szCs w:val="20"/>
        </w:rPr>
        <w:t>International Journal of Climatology</w:t>
      </w:r>
      <w:r>
        <w:rPr>
          <w:rFonts w:hint="default" w:ascii="Arial" w:hAnsi="Arial" w:cs="Arial"/>
          <w:sz w:val="20"/>
          <w:szCs w:val="20"/>
        </w:rPr>
        <w:t xml:space="preserve">, </w:t>
      </w:r>
      <w:r>
        <w:rPr>
          <w:rFonts w:hint="default" w:ascii="Arial" w:hAnsi="Arial" w:cs="Arial"/>
          <w:i/>
          <w:iCs/>
          <w:sz w:val="20"/>
          <w:szCs w:val="20"/>
        </w:rPr>
        <w:t>26</w:t>
      </w:r>
      <w:r>
        <w:rPr>
          <w:rFonts w:hint="default" w:ascii="Arial" w:hAnsi="Arial" w:cs="Arial"/>
          <w:sz w:val="20"/>
          <w:szCs w:val="20"/>
        </w:rPr>
        <w:t xml:space="preserve">(15), 2181–2198. </w:t>
      </w:r>
      <w:r>
        <w:rPr>
          <w:rFonts w:hint="default" w:ascii="Arial" w:hAnsi="Arial" w:cs="Arial"/>
          <w:sz w:val="20"/>
          <w:szCs w:val="20"/>
        </w:rPr>
        <w:fldChar w:fldCharType="begin"/>
      </w:r>
      <w:r>
        <w:rPr>
          <w:rFonts w:hint="default" w:ascii="Arial" w:hAnsi="Arial" w:cs="Arial"/>
          <w:sz w:val="20"/>
          <w:szCs w:val="20"/>
        </w:rPr>
        <w:instrText xml:space="preserve"> HYPERLINK "https://doi.org/10.1002/joc.1359" \h </w:instrText>
      </w:r>
      <w:r>
        <w:rPr>
          <w:rFonts w:hint="default" w:ascii="Arial" w:hAnsi="Arial" w:cs="Arial"/>
          <w:sz w:val="20"/>
          <w:szCs w:val="20"/>
        </w:rPr>
        <w:fldChar w:fldCharType="separate"/>
      </w:r>
      <w:r>
        <w:rPr>
          <w:rStyle w:val="24"/>
          <w:rFonts w:hint="default" w:ascii="Arial" w:hAnsi="Arial" w:cs="Arial"/>
          <w:sz w:val="20"/>
          <w:szCs w:val="20"/>
        </w:rPr>
        <w:t>https://doi.org/10.1002/joc.1359</w:t>
      </w:r>
      <w:r>
        <w:rPr>
          <w:rStyle w:val="24"/>
          <w:rFonts w:hint="default" w:ascii="Arial" w:hAnsi="Arial" w:cs="Arial"/>
          <w:sz w:val="20"/>
          <w:szCs w:val="20"/>
        </w:rPr>
        <w:fldChar w:fldCharType="end"/>
      </w:r>
    </w:p>
    <w:bookmarkEnd w:id="26"/>
    <w:p>
      <w:pPr>
        <w:pStyle w:val="33"/>
        <w:jc w:val="both"/>
        <w:rPr>
          <w:rFonts w:hint="default" w:ascii="Arial" w:hAnsi="Arial" w:cs="Arial"/>
          <w:sz w:val="20"/>
          <w:szCs w:val="20"/>
        </w:rPr>
      </w:pPr>
      <w:bookmarkStart w:id="27" w:name="ref-Jabbusch2025"/>
      <w:r>
        <w:rPr>
          <w:rFonts w:hint="default" w:ascii="Arial" w:hAnsi="Arial" w:cs="Arial"/>
          <w:sz w:val="20"/>
          <w:szCs w:val="20"/>
        </w:rPr>
        <w:t xml:space="preserve">Jabbusch, S., &amp; Koch, M. A. (2025). Tillandsia landbeckii secures high phenotypic variation despite clonal propagation at the dry limits of plant life in the atacama desert. </w:t>
      </w:r>
      <w:r>
        <w:rPr>
          <w:rFonts w:hint="default" w:ascii="Arial" w:hAnsi="Arial" w:cs="Arial"/>
          <w:i/>
          <w:iCs/>
          <w:sz w:val="20"/>
          <w:szCs w:val="20"/>
        </w:rPr>
        <w:t>Perspectives in Plant Ecology, Evolution and Systematics</w:t>
      </w:r>
      <w:r>
        <w:rPr>
          <w:rFonts w:hint="default" w:ascii="Arial" w:hAnsi="Arial" w:cs="Arial"/>
          <w:sz w:val="20"/>
          <w:szCs w:val="20"/>
        </w:rPr>
        <w:t xml:space="preserve">, </w:t>
      </w:r>
      <w:r>
        <w:rPr>
          <w:rFonts w:hint="default" w:ascii="Arial" w:hAnsi="Arial" w:cs="Arial"/>
          <w:i/>
          <w:iCs/>
          <w:sz w:val="20"/>
          <w:szCs w:val="20"/>
        </w:rPr>
        <w:t>66</w:t>
      </w:r>
      <w:r>
        <w:rPr>
          <w:rFonts w:hint="default" w:ascii="Arial" w:hAnsi="Arial" w:cs="Arial"/>
          <w:sz w:val="20"/>
          <w:szCs w:val="20"/>
        </w:rPr>
        <w:t xml:space="preserve">, 125846. </w:t>
      </w:r>
      <w:r>
        <w:rPr>
          <w:rFonts w:hint="default" w:ascii="Arial" w:hAnsi="Arial" w:cs="Arial"/>
          <w:sz w:val="20"/>
          <w:szCs w:val="20"/>
        </w:rPr>
        <w:fldChar w:fldCharType="begin"/>
      </w:r>
      <w:r>
        <w:rPr>
          <w:rFonts w:hint="default" w:ascii="Arial" w:hAnsi="Arial" w:cs="Arial"/>
          <w:sz w:val="20"/>
          <w:szCs w:val="20"/>
        </w:rPr>
        <w:instrText xml:space="preserve"> HYPERLINK "https://doi.org/10.1016/j.ppees.2025.125846" \h </w:instrText>
      </w:r>
      <w:r>
        <w:rPr>
          <w:rFonts w:hint="default" w:ascii="Arial" w:hAnsi="Arial" w:cs="Arial"/>
          <w:sz w:val="20"/>
          <w:szCs w:val="20"/>
        </w:rPr>
        <w:fldChar w:fldCharType="separate"/>
      </w:r>
      <w:r>
        <w:rPr>
          <w:rStyle w:val="24"/>
          <w:rFonts w:hint="default" w:ascii="Arial" w:hAnsi="Arial" w:cs="Arial"/>
          <w:sz w:val="20"/>
          <w:szCs w:val="20"/>
        </w:rPr>
        <w:t>https://doi.org/10.1016/j.ppees.2025.125846</w:t>
      </w:r>
      <w:r>
        <w:rPr>
          <w:rStyle w:val="24"/>
          <w:rFonts w:hint="default" w:ascii="Arial" w:hAnsi="Arial" w:cs="Arial"/>
          <w:sz w:val="20"/>
          <w:szCs w:val="20"/>
        </w:rPr>
        <w:fldChar w:fldCharType="end"/>
      </w:r>
    </w:p>
    <w:bookmarkEnd w:id="27"/>
    <w:p>
      <w:pPr>
        <w:pStyle w:val="33"/>
        <w:jc w:val="both"/>
        <w:rPr>
          <w:rFonts w:hint="default" w:ascii="Arial" w:hAnsi="Arial" w:cs="Arial"/>
          <w:sz w:val="20"/>
          <w:szCs w:val="20"/>
          <w:lang w:val="es-ES"/>
        </w:rPr>
      </w:pPr>
      <w:bookmarkStart w:id="28" w:name="ref-Jung2019"/>
      <w:r>
        <w:rPr>
          <w:rFonts w:hint="default" w:ascii="Arial" w:hAnsi="Arial" w:cs="Arial"/>
          <w:sz w:val="20"/>
          <w:szCs w:val="20"/>
        </w:rPr>
        <w:t xml:space="preserve">Jung, P., Emrich, D., Briegel‐Williams, L., Schermer, M., Weber, L., Baumann, K., Colesie, C., Clerc, P., Lehnert, L. W., Achilles, S., Bendix, J., &amp; Büdel, B. (2019). Ecophysiology and phylogeny of new terricolous and epiphytic chlorolichens in a fog oasis of the atacama desert. </w:t>
      </w:r>
      <w:r>
        <w:rPr>
          <w:rFonts w:hint="default" w:ascii="Arial" w:hAnsi="Arial" w:cs="Arial"/>
          <w:i/>
          <w:iCs/>
          <w:sz w:val="20"/>
          <w:szCs w:val="20"/>
          <w:lang w:val="es-ES"/>
        </w:rPr>
        <w:t>MicrobiologyOpen</w:t>
      </w:r>
      <w:r>
        <w:rPr>
          <w:rFonts w:hint="default" w:ascii="Arial" w:hAnsi="Arial" w:cs="Arial"/>
          <w:sz w:val="20"/>
          <w:szCs w:val="20"/>
          <w:lang w:val="es-ES"/>
        </w:rPr>
        <w:t xml:space="preserve">, </w:t>
      </w:r>
      <w:r>
        <w:rPr>
          <w:rFonts w:hint="default" w:ascii="Arial" w:hAnsi="Arial" w:cs="Arial"/>
          <w:i/>
          <w:iCs/>
          <w:sz w:val="20"/>
          <w:szCs w:val="20"/>
          <w:lang w:val="es-ES"/>
        </w:rPr>
        <w:t>8</w:t>
      </w:r>
      <w:r>
        <w:rPr>
          <w:rFonts w:hint="default" w:ascii="Arial" w:hAnsi="Arial" w:cs="Arial"/>
          <w:sz w:val="20"/>
          <w:szCs w:val="20"/>
          <w:lang w:val="es-ES"/>
        </w:rPr>
        <w:t xml:space="preserve">(10). </w:t>
      </w:r>
      <w:r>
        <w:rPr>
          <w:rFonts w:hint="default" w:ascii="Arial" w:hAnsi="Arial" w:cs="Arial"/>
          <w:sz w:val="20"/>
          <w:szCs w:val="20"/>
        </w:rPr>
        <w:fldChar w:fldCharType="begin"/>
      </w:r>
      <w:r>
        <w:rPr>
          <w:rFonts w:hint="default" w:ascii="Arial" w:hAnsi="Arial" w:cs="Arial"/>
          <w:sz w:val="20"/>
          <w:szCs w:val="20"/>
        </w:rPr>
        <w:instrText xml:space="preserve"> HYPERLINK "https://doi.org/10.1002/mbo3.894" \h </w:instrText>
      </w:r>
      <w:r>
        <w:rPr>
          <w:rFonts w:hint="default" w:ascii="Arial" w:hAnsi="Arial" w:cs="Arial"/>
          <w:sz w:val="20"/>
          <w:szCs w:val="20"/>
        </w:rPr>
        <w:fldChar w:fldCharType="separate"/>
      </w:r>
      <w:r>
        <w:rPr>
          <w:rStyle w:val="24"/>
          <w:rFonts w:hint="default" w:ascii="Arial" w:hAnsi="Arial" w:cs="Arial"/>
          <w:sz w:val="20"/>
          <w:szCs w:val="20"/>
          <w:lang w:val="es-ES"/>
        </w:rPr>
        <w:t>https://doi.org/10.1002/mbo3.894</w:t>
      </w:r>
      <w:r>
        <w:rPr>
          <w:rStyle w:val="24"/>
          <w:rFonts w:hint="default" w:ascii="Arial" w:hAnsi="Arial" w:cs="Arial"/>
          <w:sz w:val="20"/>
          <w:szCs w:val="20"/>
          <w:lang w:val="es-ES"/>
        </w:rPr>
        <w:fldChar w:fldCharType="end"/>
      </w:r>
    </w:p>
    <w:bookmarkEnd w:id="28"/>
    <w:p>
      <w:pPr>
        <w:pStyle w:val="33"/>
        <w:jc w:val="both"/>
        <w:rPr>
          <w:rFonts w:hint="default" w:ascii="Arial" w:hAnsi="Arial" w:cs="Arial"/>
          <w:sz w:val="20"/>
          <w:szCs w:val="20"/>
          <w:lang w:val="es-ES"/>
        </w:rPr>
      </w:pPr>
      <w:bookmarkStart w:id="29" w:name="ref-Larrain2002"/>
      <w:r>
        <w:rPr>
          <w:rFonts w:hint="default" w:ascii="Arial" w:hAnsi="Arial" w:cs="Arial"/>
          <w:sz w:val="20"/>
          <w:szCs w:val="20"/>
          <w:lang w:val="es-ES"/>
        </w:rPr>
        <w:t xml:space="preserve">Larrain, H., Velásquez, F., Cereceda, P., Espejo, R., Pinto, R., Osses, P., &amp; Schemenauer, R. S. (2002). </w:t>
      </w:r>
      <w:r>
        <w:rPr>
          <w:rFonts w:hint="default" w:ascii="Arial" w:hAnsi="Arial" w:cs="Arial"/>
          <w:sz w:val="20"/>
          <w:szCs w:val="20"/>
        </w:rPr>
        <w:t xml:space="preserve">Fog measurements at the site “falda verde” north of chañaral compared with other fog stations of chile. </w:t>
      </w:r>
      <w:r>
        <w:rPr>
          <w:rFonts w:hint="default" w:ascii="Arial" w:hAnsi="Arial" w:cs="Arial"/>
          <w:i/>
          <w:iCs/>
          <w:sz w:val="20"/>
          <w:szCs w:val="20"/>
          <w:lang w:val="es-ES"/>
        </w:rPr>
        <w:t>Atmospheric Research</w:t>
      </w:r>
      <w:r>
        <w:rPr>
          <w:rFonts w:hint="default" w:ascii="Arial" w:hAnsi="Arial" w:cs="Arial"/>
          <w:sz w:val="20"/>
          <w:szCs w:val="20"/>
          <w:lang w:val="es-ES"/>
        </w:rPr>
        <w:t xml:space="preserve">, </w:t>
      </w:r>
      <w:r>
        <w:rPr>
          <w:rFonts w:hint="default" w:ascii="Arial" w:hAnsi="Arial" w:cs="Arial"/>
          <w:i/>
          <w:iCs/>
          <w:sz w:val="20"/>
          <w:szCs w:val="20"/>
          <w:lang w:val="es-ES"/>
        </w:rPr>
        <w:t>64</w:t>
      </w:r>
      <w:r>
        <w:rPr>
          <w:rFonts w:hint="default" w:ascii="Arial" w:hAnsi="Arial" w:cs="Arial"/>
          <w:sz w:val="20"/>
          <w:szCs w:val="20"/>
          <w:lang w:val="es-ES"/>
        </w:rPr>
        <w:t xml:space="preserve">(1-4), 273–284. </w:t>
      </w:r>
      <w:r>
        <w:rPr>
          <w:rFonts w:hint="default" w:ascii="Arial" w:hAnsi="Arial" w:cs="Arial"/>
          <w:sz w:val="20"/>
          <w:szCs w:val="20"/>
        </w:rPr>
        <w:fldChar w:fldCharType="begin"/>
      </w:r>
      <w:r>
        <w:rPr>
          <w:rFonts w:hint="default" w:ascii="Arial" w:hAnsi="Arial" w:cs="Arial"/>
          <w:sz w:val="20"/>
          <w:szCs w:val="20"/>
        </w:rPr>
        <w:instrText xml:space="preserve"> HYPERLINK "https://doi.org/10.1016/s0169-8095(02)00098-4"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https://doi.org/10.1016/s0169-8095(02)00098-4</w:t>
      </w:r>
      <w:r>
        <w:rPr>
          <w:rStyle w:val="24"/>
          <w:rFonts w:hint="default" w:ascii="Arial" w:hAnsi="Arial" w:cs="Arial"/>
          <w:sz w:val="20"/>
          <w:szCs w:val="20"/>
          <w:lang w:val="es-ES"/>
        </w:rPr>
        <w:fldChar w:fldCharType="end"/>
      </w:r>
    </w:p>
    <w:bookmarkEnd w:id="29"/>
    <w:p>
      <w:pPr>
        <w:pStyle w:val="33"/>
        <w:jc w:val="both"/>
        <w:rPr>
          <w:rFonts w:hint="default" w:ascii="Arial" w:hAnsi="Arial" w:cs="Arial"/>
          <w:sz w:val="20"/>
          <w:szCs w:val="20"/>
        </w:rPr>
      </w:pPr>
      <w:bookmarkStart w:id="30" w:name="ref-Latorre2011"/>
      <w:r>
        <w:rPr>
          <w:rFonts w:hint="default" w:ascii="Arial" w:hAnsi="Arial" w:cs="Arial"/>
          <w:sz w:val="20"/>
          <w:szCs w:val="20"/>
          <w:lang w:val="es-ES"/>
        </w:rPr>
        <w:t xml:space="preserve">Latorre, C., González, A. L., Quade, J., Fariña, J. M., Pinto, R., &amp; Marquet, P. A. (2011). </w:t>
      </w:r>
      <w:r>
        <w:rPr>
          <w:rFonts w:hint="default" w:ascii="Arial" w:hAnsi="Arial" w:cs="Arial"/>
          <w:sz w:val="20"/>
          <w:szCs w:val="20"/>
        </w:rPr>
        <w:t xml:space="preserve">Establishment and formation of fog-dependent &lt;i&gt;tillandsia landbeckii&lt;/i&gt; dunes in the atacama desert: Evidence from radiocarbon and stable isotopes. </w:t>
      </w:r>
      <w:r>
        <w:rPr>
          <w:rFonts w:hint="default" w:ascii="Arial" w:hAnsi="Arial" w:cs="Arial"/>
          <w:i/>
          <w:iCs/>
          <w:sz w:val="20"/>
          <w:szCs w:val="20"/>
        </w:rPr>
        <w:t>Journal of Geophysical Research</w:t>
      </w:r>
      <w:r>
        <w:rPr>
          <w:rFonts w:hint="default" w:ascii="Arial" w:hAnsi="Arial" w:cs="Arial"/>
          <w:sz w:val="20"/>
          <w:szCs w:val="20"/>
        </w:rPr>
        <w:t xml:space="preserve">, </w:t>
      </w:r>
      <w:r>
        <w:rPr>
          <w:rFonts w:hint="default" w:ascii="Arial" w:hAnsi="Arial" w:cs="Arial"/>
          <w:i/>
          <w:iCs/>
          <w:sz w:val="20"/>
          <w:szCs w:val="20"/>
        </w:rPr>
        <w:t>116</w:t>
      </w:r>
      <w:r>
        <w:rPr>
          <w:rFonts w:hint="default" w:ascii="Arial" w:hAnsi="Arial" w:cs="Arial"/>
          <w:sz w:val="20"/>
          <w:szCs w:val="20"/>
        </w:rPr>
        <w:t xml:space="preserve">(G3). </w:t>
      </w:r>
      <w:r>
        <w:rPr>
          <w:rFonts w:hint="default" w:ascii="Arial" w:hAnsi="Arial" w:cs="Arial"/>
          <w:sz w:val="20"/>
          <w:szCs w:val="20"/>
        </w:rPr>
        <w:fldChar w:fldCharType="begin"/>
      </w:r>
      <w:r>
        <w:rPr>
          <w:rFonts w:hint="default" w:ascii="Arial" w:hAnsi="Arial" w:cs="Arial"/>
          <w:sz w:val="20"/>
          <w:szCs w:val="20"/>
        </w:rPr>
        <w:instrText xml:space="preserve"> HYPERLINK "https://doi.org/10.1029/2010jg001521" \h </w:instrText>
      </w:r>
      <w:r>
        <w:rPr>
          <w:rFonts w:hint="default" w:ascii="Arial" w:hAnsi="Arial" w:cs="Arial"/>
          <w:sz w:val="20"/>
          <w:szCs w:val="20"/>
        </w:rPr>
        <w:fldChar w:fldCharType="separate"/>
      </w:r>
      <w:r>
        <w:rPr>
          <w:rStyle w:val="24"/>
          <w:rFonts w:hint="default" w:ascii="Arial" w:hAnsi="Arial" w:cs="Arial"/>
          <w:sz w:val="20"/>
          <w:szCs w:val="20"/>
        </w:rPr>
        <w:t>https://doi.org/10.1029/2010jg001521</w:t>
      </w:r>
      <w:r>
        <w:rPr>
          <w:rStyle w:val="24"/>
          <w:rFonts w:hint="default" w:ascii="Arial" w:hAnsi="Arial" w:cs="Arial"/>
          <w:sz w:val="20"/>
          <w:szCs w:val="20"/>
        </w:rPr>
        <w:fldChar w:fldCharType="end"/>
      </w:r>
    </w:p>
    <w:bookmarkEnd w:id="30"/>
    <w:p>
      <w:pPr>
        <w:pStyle w:val="33"/>
        <w:jc w:val="both"/>
        <w:rPr>
          <w:rFonts w:hint="default" w:ascii="Arial" w:hAnsi="Arial" w:cs="Arial"/>
          <w:sz w:val="20"/>
          <w:szCs w:val="20"/>
          <w:lang w:val="es-ES"/>
        </w:rPr>
      </w:pPr>
      <w:bookmarkStart w:id="31" w:name="ref-Li2025"/>
      <w:r>
        <w:rPr>
          <w:rFonts w:hint="default" w:ascii="Arial" w:hAnsi="Arial" w:cs="Arial"/>
          <w:sz w:val="20"/>
          <w:szCs w:val="20"/>
        </w:rPr>
        <w:t xml:space="preserve">Li, H., Han, C., Yang, Y., &amp; Chen, R. (2025). Advances and challenges in dew research on land surface: A review. </w:t>
      </w:r>
      <w:r>
        <w:rPr>
          <w:rFonts w:hint="default" w:ascii="Arial" w:hAnsi="Arial" w:cs="Arial"/>
          <w:i/>
          <w:iCs/>
          <w:sz w:val="20"/>
          <w:szCs w:val="20"/>
          <w:lang w:val="es-ES"/>
        </w:rPr>
        <w:t>Hydrology</w:t>
      </w:r>
      <w:r>
        <w:rPr>
          <w:rFonts w:hint="default" w:ascii="Arial" w:hAnsi="Arial" w:cs="Arial"/>
          <w:sz w:val="20"/>
          <w:szCs w:val="20"/>
          <w:lang w:val="es-ES"/>
        </w:rPr>
        <w:t xml:space="preserve">, </w:t>
      </w:r>
      <w:r>
        <w:rPr>
          <w:rFonts w:hint="default" w:ascii="Arial" w:hAnsi="Arial" w:cs="Arial"/>
          <w:i/>
          <w:iCs/>
          <w:sz w:val="20"/>
          <w:szCs w:val="20"/>
          <w:lang w:val="es-ES"/>
        </w:rPr>
        <w:t>12</w:t>
      </w:r>
      <w:r>
        <w:rPr>
          <w:rFonts w:hint="default" w:ascii="Arial" w:hAnsi="Arial" w:cs="Arial"/>
          <w:sz w:val="20"/>
          <w:szCs w:val="20"/>
          <w:lang w:val="es-ES"/>
        </w:rPr>
        <w:t xml:space="preserve">(12), 320. </w:t>
      </w:r>
      <w:r>
        <w:rPr>
          <w:rFonts w:hint="default" w:ascii="Arial" w:hAnsi="Arial" w:cs="Arial"/>
          <w:sz w:val="20"/>
          <w:szCs w:val="20"/>
        </w:rPr>
        <w:fldChar w:fldCharType="begin"/>
      </w:r>
      <w:r>
        <w:rPr>
          <w:rFonts w:hint="default" w:ascii="Arial" w:hAnsi="Arial" w:cs="Arial"/>
          <w:sz w:val="20"/>
          <w:szCs w:val="20"/>
        </w:rPr>
        <w:instrText xml:space="preserve"> HYPERLINK "https://doi.org/10.3390/hydrology12120320" \h </w:instrText>
      </w:r>
      <w:r>
        <w:rPr>
          <w:rFonts w:hint="default" w:ascii="Arial" w:hAnsi="Arial" w:cs="Arial"/>
          <w:sz w:val="20"/>
          <w:szCs w:val="20"/>
        </w:rPr>
        <w:fldChar w:fldCharType="separate"/>
      </w:r>
      <w:r>
        <w:rPr>
          <w:rStyle w:val="24"/>
          <w:rFonts w:hint="default" w:ascii="Arial" w:hAnsi="Arial" w:cs="Arial"/>
          <w:sz w:val="20"/>
          <w:szCs w:val="20"/>
          <w:lang w:val="es-ES"/>
        </w:rPr>
        <w:t>https://doi.org/10.3390/hydrology12120320</w:t>
      </w:r>
      <w:r>
        <w:rPr>
          <w:rStyle w:val="24"/>
          <w:rFonts w:hint="default" w:ascii="Arial" w:hAnsi="Arial" w:cs="Arial"/>
          <w:sz w:val="20"/>
          <w:szCs w:val="20"/>
          <w:lang w:val="es-ES"/>
        </w:rPr>
        <w:fldChar w:fldCharType="end"/>
      </w:r>
    </w:p>
    <w:bookmarkEnd w:id="31"/>
    <w:p>
      <w:pPr>
        <w:pStyle w:val="33"/>
        <w:jc w:val="both"/>
        <w:rPr>
          <w:rFonts w:hint="default" w:ascii="Arial" w:hAnsi="Arial" w:cs="Arial"/>
          <w:sz w:val="20"/>
          <w:szCs w:val="20"/>
          <w:lang w:val="es-ES"/>
        </w:rPr>
      </w:pPr>
      <w:bookmarkStart w:id="32" w:name="ref-LobosRoco2018"/>
      <w:r>
        <w:rPr>
          <w:rFonts w:hint="default" w:ascii="Arial" w:hAnsi="Arial" w:cs="Arial"/>
          <w:sz w:val="20"/>
          <w:szCs w:val="20"/>
          <w:lang w:val="es-ES"/>
        </w:rPr>
        <w:t xml:space="preserve">Lobos Roco, F., Vilà-Guerau de Arellano, J., &amp; Pedruzo-Bagazgoitia, X. (2018). </w:t>
      </w:r>
      <w:r>
        <w:rPr>
          <w:rFonts w:hint="default" w:ascii="Arial" w:hAnsi="Arial" w:cs="Arial"/>
          <w:sz w:val="20"/>
          <w:szCs w:val="20"/>
        </w:rPr>
        <w:t xml:space="preserve">Characterizing the influence of the marine stratocumulus cloud on the land fog at the atacama desert. </w:t>
      </w:r>
      <w:r>
        <w:rPr>
          <w:rFonts w:hint="default" w:ascii="Arial" w:hAnsi="Arial" w:cs="Arial"/>
          <w:i/>
          <w:iCs/>
          <w:sz w:val="20"/>
          <w:szCs w:val="20"/>
          <w:lang w:val="es-ES"/>
        </w:rPr>
        <w:t>Atmospheric Research</w:t>
      </w:r>
      <w:r>
        <w:rPr>
          <w:rFonts w:hint="default" w:ascii="Arial" w:hAnsi="Arial" w:cs="Arial"/>
          <w:sz w:val="20"/>
          <w:szCs w:val="20"/>
          <w:lang w:val="es-ES"/>
        </w:rPr>
        <w:t xml:space="preserve">, </w:t>
      </w:r>
      <w:r>
        <w:rPr>
          <w:rFonts w:hint="default" w:ascii="Arial" w:hAnsi="Arial" w:cs="Arial"/>
          <w:i/>
          <w:iCs/>
          <w:sz w:val="20"/>
          <w:szCs w:val="20"/>
          <w:lang w:val="es-ES"/>
        </w:rPr>
        <w:t>214</w:t>
      </w:r>
      <w:r>
        <w:rPr>
          <w:rFonts w:hint="default" w:ascii="Arial" w:hAnsi="Arial" w:cs="Arial"/>
          <w:sz w:val="20"/>
          <w:szCs w:val="20"/>
          <w:lang w:val="es-ES"/>
        </w:rPr>
        <w:t xml:space="preserve">, 109–120. </w:t>
      </w:r>
      <w:r>
        <w:rPr>
          <w:rFonts w:hint="default" w:ascii="Arial" w:hAnsi="Arial" w:cs="Arial"/>
          <w:sz w:val="20"/>
          <w:szCs w:val="20"/>
        </w:rPr>
        <w:fldChar w:fldCharType="begin"/>
      </w:r>
      <w:r>
        <w:rPr>
          <w:rFonts w:hint="default" w:ascii="Arial" w:hAnsi="Arial" w:cs="Arial"/>
          <w:sz w:val="20"/>
          <w:szCs w:val="20"/>
        </w:rPr>
        <w:instrText xml:space="preserve"> HYPERLINK "https://doi.org/10.1016/j.atmosres.2018.07.009" \h </w:instrText>
      </w:r>
      <w:r>
        <w:rPr>
          <w:rFonts w:hint="default" w:ascii="Arial" w:hAnsi="Arial" w:cs="Arial"/>
          <w:sz w:val="20"/>
          <w:szCs w:val="20"/>
        </w:rPr>
        <w:fldChar w:fldCharType="separate"/>
      </w:r>
      <w:r>
        <w:rPr>
          <w:rStyle w:val="24"/>
          <w:rFonts w:hint="default" w:ascii="Arial" w:hAnsi="Arial" w:cs="Arial"/>
          <w:sz w:val="20"/>
          <w:szCs w:val="20"/>
          <w:lang w:val="es-ES"/>
        </w:rPr>
        <w:t>https://doi.org/10.1016/j.atmosres.2018.07.009</w:t>
      </w:r>
      <w:r>
        <w:rPr>
          <w:rStyle w:val="24"/>
          <w:rFonts w:hint="default" w:ascii="Arial" w:hAnsi="Arial" w:cs="Arial"/>
          <w:sz w:val="20"/>
          <w:szCs w:val="20"/>
          <w:lang w:val="es-ES"/>
        </w:rPr>
        <w:fldChar w:fldCharType="end"/>
      </w:r>
    </w:p>
    <w:bookmarkEnd w:id="32"/>
    <w:p>
      <w:pPr>
        <w:pStyle w:val="33"/>
        <w:jc w:val="both"/>
        <w:rPr>
          <w:rFonts w:hint="default" w:ascii="Arial" w:hAnsi="Arial" w:cs="Arial"/>
          <w:sz w:val="20"/>
          <w:szCs w:val="20"/>
        </w:rPr>
      </w:pPr>
      <w:bookmarkStart w:id="33" w:name="ref-LobosRoco2024"/>
      <w:r>
        <w:rPr>
          <w:rFonts w:hint="default" w:ascii="Arial" w:hAnsi="Arial" w:cs="Arial"/>
          <w:sz w:val="20"/>
          <w:szCs w:val="20"/>
          <w:lang w:val="es-ES"/>
        </w:rPr>
        <w:t xml:space="preserve">Lobos-Roco, F., Suárez, F., Aguirre-Correa, F., Keim, K., Aguirre, I., Vargas, C., Abarca, F., Ramírez, C., Escobar, R., Osses, P., &amp; Río, C. del. </w:t>
      </w:r>
      <w:r>
        <w:rPr>
          <w:rFonts w:hint="default" w:ascii="Arial" w:hAnsi="Arial" w:cs="Arial"/>
          <w:sz w:val="20"/>
          <w:szCs w:val="20"/>
        </w:rPr>
        <w:t xml:space="preserve">(2024). Understanding inland fog and dew dynamics for assessing potential non-rainfall water use in the atacama. </w:t>
      </w:r>
      <w:r>
        <w:rPr>
          <w:rFonts w:hint="default" w:ascii="Arial" w:hAnsi="Arial" w:cs="Arial"/>
          <w:i/>
          <w:iCs/>
          <w:sz w:val="20"/>
          <w:szCs w:val="20"/>
        </w:rPr>
        <w:t>Journal of Arid Environments</w:t>
      </w:r>
      <w:r>
        <w:rPr>
          <w:rFonts w:hint="default" w:ascii="Arial" w:hAnsi="Arial" w:cs="Arial"/>
          <w:sz w:val="20"/>
          <w:szCs w:val="20"/>
        </w:rPr>
        <w:t xml:space="preserve">, </w:t>
      </w:r>
      <w:r>
        <w:rPr>
          <w:rFonts w:hint="default" w:ascii="Arial" w:hAnsi="Arial" w:cs="Arial"/>
          <w:i/>
          <w:iCs/>
          <w:sz w:val="20"/>
          <w:szCs w:val="20"/>
        </w:rPr>
        <w:t>221</w:t>
      </w:r>
      <w:r>
        <w:rPr>
          <w:rFonts w:hint="default" w:ascii="Arial" w:hAnsi="Arial" w:cs="Arial"/>
          <w:sz w:val="20"/>
          <w:szCs w:val="20"/>
        </w:rPr>
        <w:t xml:space="preserve">, 105125. </w:t>
      </w:r>
      <w:r>
        <w:rPr>
          <w:rFonts w:hint="default" w:ascii="Arial" w:hAnsi="Arial" w:cs="Arial"/>
          <w:sz w:val="20"/>
          <w:szCs w:val="20"/>
        </w:rPr>
        <w:fldChar w:fldCharType="begin"/>
      </w:r>
      <w:r>
        <w:rPr>
          <w:rFonts w:hint="default" w:ascii="Arial" w:hAnsi="Arial" w:cs="Arial"/>
          <w:sz w:val="20"/>
          <w:szCs w:val="20"/>
        </w:rPr>
        <w:instrText xml:space="preserve"> HYPERLINK "https://doi.org/10.1016/j.jaridenv.2024.105125" \h </w:instrText>
      </w:r>
      <w:r>
        <w:rPr>
          <w:rFonts w:hint="default" w:ascii="Arial" w:hAnsi="Arial" w:cs="Arial"/>
          <w:sz w:val="20"/>
          <w:szCs w:val="20"/>
        </w:rPr>
        <w:fldChar w:fldCharType="separate"/>
      </w:r>
      <w:r>
        <w:rPr>
          <w:rStyle w:val="24"/>
          <w:rFonts w:hint="default" w:ascii="Arial" w:hAnsi="Arial" w:cs="Arial"/>
          <w:sz w:val="20"/>
          <w:szCs w:val="20"/>
        </w:rPr>
        <w:t>https://doi.org/10.1016/j.jaridenv.2024.105125</w:t>
      </w:r>
      <w:r>
        <w:rPr>
          <w:rStyle w:val="24"/>
          <w:rFonts w:hint="default" w:ascii="Arial" w:hAnsi="Arial" w:cs="Arial"/>
          <w:sz w:val="20"/>
          <w:szCs w:val="20"/>
        </w:rPr>
        <w:fldChar w:fldCharType="end"/>
      </w:r>
    </w:p>
    <w:bookmarkEnd w:id="33"/>
    <w:p>
      <w:pPr>
        <w:pStyle w:val="33"/>
        <w:jc w:val="both"/>
        <w:rPr>
          <w:rFonts w:hint="default" w:ascii="Arial" w:hAnsi="Arial" w:cs="Arial"/>
          <w:sz w:val="20"/>
          <w:szCs w:val="20"/>
        </w:rPr>
      </w:pPr>
      <w:bookmarkStart w:id="34" w:name="ref-Malik2023"/>
      <w:r>
        <w:rPr>
          <w:rFonts w:hint="default" w:ascii="Arial" w:hAnsi="Arial" w:cs="Arial"/>
          <w:sz w:val="20"/>
          <w:szCs w:val="20"/>
        </w:rPr>
        <w:t xml:space="preserve">Malik, T., Gethin, D., Boy, F., Davies, G., &amp; Parker, A. (2023). Re-engineering dew-harvesting cactus macrostructures to enhance water collection as an adaptive climate change strategy: An experimental comparison. </w:t>
      </w:r>
      <w:r>
        <w:rPr>
          <w:rFonts w:hint="default" w:ascii="Arial" w:hAnsi="Arial" w:cs="Arial"/>
          <w:i/>
          <w:iCs/>
          <w:sz w:val="20"/>
          <w:szCs w:val="20"/>
        </w:rPr>
        <w:t>Atmosphere</w:t>
      </w:r>
      <w:r>
        <w:rPr>
          <w:rFonts w:hint="default" w:ascii="Arial" w:hAnsi="Arial" w:cs="Arial"/>
          <w:sz w:val="20"/>
          <w:szCs w:val="20"/>
        </w:rPr>
        <w:t xml:space="preserve">, </w:t>
      </w:r>
      <w:r>
        <w:rPr>
          <w:rFonts w:hint="default" w:ascii="Arial" w:hAnsi="Arial" w:cs="Arial"/>
          <w:i/>
          <w:iCs/>
          <w:sz w:val="20"/>
          <w:szCs w:val="20"/>
        </w:rPr>
        <w:t>14</w:t>
      </w:r>
      <w:r>
        <w:rPr>
          <w:rFonts w:hint="default" w:ascii="Arial" w:hAnsi="Arial" w:cs="Arial"/>
          <w:sz w:val="20"/>
          <w:szCs w:val="20"/>
        </w:rPr>
        <w:t xml:space="preserve">(12), 1736. </w:t>
      </w:r>
      <w:r>
        <w:rPr>
          <w:rFonts w:hint="default" w:ascii="Arial" w:hAnsi="Arial" w:cs="Arial"/>
          <w:sz w:val="20"/>
          <w:szCs w:val="20"/>
        </w:rPr>
        <w:fldChar w:fldCharType="begin"/>
      </w:r>
      <w:r>
        <w:rPr>
          <w:rFonts w:hint="default" w:ascii="Arial" w:hAnsi="Arial" w:cs="Arial"/>
          <w:sz w:val="20"/>
          <w:szCs w:val="20"/>
        </w:rPr>
        <w:instrText xml:space="preserve"> HYPERLINK "https://doi.org/10.3390/atmos14121736" \h </w:instrText>
      </w:r>
      <w:r>
        <w:rPr>
          <w:rFonts w:hint="default" w:ascii="Arial" w:hAnsi="Arial" w:cs="Arial"/>
          <w:sz w:val="20"/>
          <w:szCs w:val="20"/>
        </w:rPr>
        <w:fldChar w:fldCharType="separate"/>
      </w:r>
      <w:r>
        <w:rPr>
          <w:rStyle w:val="24"/>
          <w:rFonts w:hint="default" w:ascii="Arial" w:hAnsi="Arial" w:cs="Arial"/>
          <w:sz w:val="20"/>
          <w:szCs w:val="20"/>
        </w:rPr>
        <w:t>https://doi.org/10.3390/atmos14121736</w:t>
      </w:r>
      <w:r>
        <w:rPr>
          <w:rStyle w:val="24"/>
          <w:rFonts w:hint="default" w:ascii="Arial" w:hAnsi="Arial" w:cs="Arial"/>
          <w:sz w:val="20"/>
          <w:szCs w:val="20"/>
        </w:rPr>
        <w:fldChar w:fldCharType="end"/>
      </w:r>
    </w:p>
    <w:bookmarkEnd w:id="34"/>
    <w:p>
      <w:pPr>
        <w:pStyle w:val="33"/>
        <w:jc w:val="both"/>
        <w:rPr>
          <w:rFonts w:hint="default" w:ascii="Arial" w:hAnsi="Arial" w:cs="Arial"/>
          <w:sz w:val="20"/>
          <w:szCs w:val="20"/>
          <w:lang w:val="es-ES"/>
        </w:rPr>
      </w:pPr>
      <w:bookmarkStart w:id="35" w:name="ref-Monteith1957"/>
      <w:r>
        <w:rPr>
          <w:rFonts w:hint="default" w:ascii="Arial" w:hAnsi="Arial" w:cs="Arial"/>
          <w:sz w:val="20"/>
          <w:szCs w:val="20"/>
        </w:rPr>
        <w:t xml:space="preserve">Monteith, J. L. (1957). Dew. </w:t>
      </w:r>
      <w:r>
        <w:rPr>
          <w:rFonts w:hint="default" w:ascii="Arial" w:hAnsi="Arial" w:cs="Arial"/>
          <w:i/>
          <w:iCs/>
          <w:sz w:val="20"/>
          <w:szCs w:val="20"/>
        </w:rPr>
        <w:t>Quarterly Journal of the Royal Meteorological Society</w:t>
      </w:r>
      <w:r>
        <w:rPr>
          <w:rFonts w:hint="default" w:ascii="Arial" w:hAnsi="Arial" w:cs="Arial"/>
          <w:sz w:val="20"/>
          <w:szCs w:val="20"/>
        </w:rPr>
        <w:t xml:space="preserve">, </w:t>
      </w:r>
      <w:r>
        <w:rPr>
          <w:rFonts w:hint="default" w:ascii="Arial" w:hAnsi="Arial" w:cs="Arial"/>
          <w:i/>
          <w:iCs/>
          <w:sz w:val="20"/>
          <w:szCs w:val="20"/>
        </w:rPr>
        <w:t>83</w:t>
      </w:r>
      <w:r>
        <w:rPr>
          <w:rFonts w:hint="default" w:ascii="Arial" w:hAnsi="Arial" w:cs="Arial"/>
          <w:sz w:val="20"/>
          <w:szCs w:val="20"/>
        </w:rPr>
        <w:t xml:space="preserve">(357), 322–341. </w:t>
      </w:r>
      <w:r>
        <w:rPr>
          <w:rFonts w:hint="default" w:ascii="Arial" w:hAnsi="Arial" w:cs="Arial"/>
          <w:sz w:val="20"/>
          <w:szCs w:val="20"/>
        </w:rPr>
        <w:fldChar w:fldCharType="begin"/>
      </w:r>
      <w:r>
        <w:rPr>
          <w:rFonts w:hint="default" w:ascii="Arial" w:hAnsi="Arial" w:cs="Arial"/>
          <w:sz w:val="20"/>
          <w:szCs w:val="20"/>
        </w:rPr>
        <w:instrText xml:space="preserve"> HYPERLINK "https://doi.org/10.1002/qj.49708335706" \h </w:instrText>
      </w:r>
      <w:r>
        <w:rPr>
          <w:rFonts w:hint="default" w:ascii="Arial" w:hAnsi="Arial" w:cs="Arial"/>
          <w:sz w:val="20"/>
          <w:szCs w:val="20"/>
        </w:rPr>
        <w:fldChar w:fldCharType="separate"/>
      </w:r>
      <w:r>
        <w:rPr>
          <w:rStyle w:val="24"/>
          <w:rFonts w:hint="default" w:ascii="Arial" w:hAnsi="Arial" w:cs="Arial"/>
          <w:sz w:val="20"/>
          <w:szCs w:val="20"/>
          <w:lang w:val="es-ES"/>
        </w:rPr>
        <w:t>https://doi.org/10.1002/qj.49708335706</w:t>
      </w:r>
      <w:r>
        <w:rPr>
          <w:rStyle w:val="24"/>
          <w:rFonts w:hint="default" w:ascii="Arial" w:hAnsi="Arial" w:cs="Arial"/>
          <w:sz w:val="20"/>
          <w:szCs w:val="20"/>
          <w:lang w:val="es-ES"/>
        </w:rPr>
        <w:fldChar w:fldCharType="end"/>
      </w:r>
    </w:p>
    <w:bookmarkEnd w:id="35"/>
    <w:p>
      <w:pPr>
        <w:pStyle w:val="33"/>
        <w:jc w:val="both"/>
        <w:rPr>
          <w:rFonts w:hint="default" w:ascii="Arial" w:hAnsi="Arial" w:cs="Arial"/>
          <w:sz w:val="20"/>
          <w:szCs w:val="20"/>
        </w:rPr>
      </w:pPr>
      <w:bookmarkStart w:id="36" w:name="ref-MunozNarbona2026"/>
      <w:r>
        <w:rPr>
          <w:rFonts w:hint="default" w:ascii="Arial" w:hAnsi="Arial" w:cs="Arial"/>
          <w:sz w:val="20"/>
          <w:szCs w:val="20"/>
          <w:lang w:val="es-ES"/>
        </w:rPr>
        <w:t xml:space="preserve">Muñoz-Narbona, F., Lobos-Roco, F., Del Río, C., &amp; Acevedo, S. (2026). </w:t>
      </w:r>
      <w:r>
        <w:rPr>
          <w:rFonts w:hint="default" w:ascii="Arial" w:hAnsi="Arial" w:cs="Arial"/>
          <w:i/>
          <w:iCs/>
          <w:sz w:val="20"/>
          <w:szCs w:val="20"/>
        </w:rPr>
        <w:t>Thermodynamic characterization of fog and dew in the Atacama coastal desert</w:t>
      </w:r>
      <w:r>
        <w:rPr>
          <w:rFonts w:hint="default" w:ascii="Arial" w:hAnsi="Arial" w:cs="Arial"/>
          <w:sz w:val="20"/>
          <w:szCs w:val="20"/>
        </w:rPr>
        <w:t xml:space="preserve"> (Version v1.0.0) [Computer software]. Zenodo. </w:t>
      </w:r>
      <w:r>
        <w:rPr>
          <w:rFonts w:hint="default" w:ascii="Arial" w:hAnsi="Arial" w:cs="Arial"/>
          <w:sz w:val="20"/>
          <w:szCs w:val="20"/>
        </w:rPr>
        <w:fldChar w:fldCharType="begin"/>
      </w:r>
      <w:r>
        <w:rPr>
          <w:rFonts w:hint="default" w:ascii="Arial" w:hAnsi="Arial" w:cs="Arial"/>
          <w:sz w:val="20"/>
          <w:szCs w:val="20"/>
        </w:rPr>
        <w:instrText xml:space="preserve"> HYPERLINK "https://doi.org/10.5281/zenodo.21826557" \h </w:instrText>
      </w:r>
      <w:r>
        <w:rPr>
          <w:rFonts w:hint="default" w:ascii="Arial" w:hAnsi="Arial" w:cs="Arial"/>
          <w:sz w:val="20"/>
          <w:szCs w:val="20"/>
        </w:rPr>
        <w:fldChar w:fldCharType="separate"/>
      </w:r>
      <w:r>
        <w:rPr>
          <w:rStyle w:val="24"/>
          <w:rFonts w:hint="default" w:ascii="Arial" w:hAnsi="Arial" w:cs="Arial"/>
          <w:sz w:val="20"/>
          <w:szCs w:val="20"/>
        </w:rPr>
        <w:t>https://doi.org/10.5281/zenodo.21826557</w:t>
      </w:r>
      <w:r>
        <w:rPr>
          <w:rStyle w:val="24"/>
          <w:rFonts w:hint="default" w:ascii="Arial" w:hAnsi="Arial" w:cs="Arial"/>
          <w:sz w:val="20"/>
          <w:szCs w:val="20"/>
        </w:rPr>
        <w:fldChar w:fldCharType="end"/>
      </w:r>
    </w:p>
    <w:bookmarkEnd w:id="36"/>
    <w:p>
      <w:pPr>
        <w:pStyle w:val="33"/>
        <w:jc w:val="both"/>
        <w:rPr>
          <w:rFonts w:hint="default" w:ascii="Arial" w:hAnsi="Arial" w:cs="Arial"/>
          <w:sz w:val="20"/>
          <w:szCs w:val="20"/>
        </w:rPr>
      </w:pPr>
      <w:bookmarkStart w:id="37" w:name="ref-Muselli2002"/>
      <w:r>
        <w:rPr>
          <w:rFonts w:hint="default" w:ascii="Arial" w:hAnsi="Arial" w:cs="Arial"/>
          <w:sz w:val="20"/>
          <w:szCs w:val="20"/>
        </w:rPr>
        <w:t xml:space="preserve">Muselli, M., Beysens, D., Marcillat, J., Milimouk, I., Nilsson, T., &amp; Louche, A. (2002). Dew water collector for potable water in ajaccio (corsica island, france). </w:t>
      </w:r>
      <w:r>
        <w:rPr>
          <w:rFonts w:hint="default" w:ascii="Arial" w:hAnsi="Arial" w:cs="Arial"/>
          <w:i/>
          <w:iCs/>
          <w:sz w:val="20"/>
          <w:szCs w:val="20"/>
        </w:rPr>
        <w:t>Atmospheric Research</w:t>
      </w:r>
      <w:r>
        <w:rPr>
          <w:rFonts w:hint="default" w:ascii="Arial" w:hAnsi="Arial" w:cs="Arial"/>
          <w:sz w:val="20"/>
          <w:szCs w:val="20"/>
        </w:rPr>
        <w:t xml:space="preserve">, </w:t>
      </w:r>
      <w:r>
        <w:rPr>
          <w:rFonts w:hint="default" w:ascii="Arial" w:hAnsi="Arial" w:cs="Arial"/>
          <w:i/>
          <w:iCs/>
          <w:sz w:val="20"/>
          <w:szCs w:val="20"/>
        </w:rPr>
        <w:t>64</w:t>
      </w:r>
      <w:r>
        <w:rPr>
          <w:rFonts w:hint="default" w:ascii="Arial" w:hAnsi="Arial" w:cs="Arial"/>
          <w:sz w:val="20"/>
          <w:szCs w:val="20"/>
        </w:rPr>
        <w:t xml:space="preserve">(1-4), 297–312. </w:t>
      </w:r>
      <w:r>
        <w:rPr>
          <w:rFonts w:hint="default" w:ascii="Arial" w:hAnsi="Arial" w:cs="Arial"/>
          <w:sz w:val="20"/>
          <w:szCs w:val="20"/>
        </w:rPr>
        <w:fldChar w:fldCharType="begin"/>
      </w:r>
      <w:r>
        <w:rPr>
          <w:rFonts w:hint="default" w:ascii="Arial" w:hAnsi="Arial" w:cs="Arial"/>
          <w:sz w:val="20"/>
          <w:szCs w:val="20"/>
        </w:rPr>
        <w:instrText xml:space="preserve"> HYPERLINK "https://doi.org/10.1016/s0169-8095(02)00100-x" \h </w:instrText>
      </w:r>
      <w:r>
        <w:rPr>
          <w:rFonts w:hint="default" w:ascii="Arial" w:hAnsi="Arial" w:cs="Arial"/>
          <w:sz w:val="20"/>
          <w:szCs w:val="20"/>
        </w:rPr>
        <w:fldChar w:fldCharType="separate"/>
      </w:r>
      <w:r>
        <w:rPr>
          <w:rStyle w:val="24"/>
          <w:rFonts w:hint="default" w:ascii="Arial" w:hAnsi="Arial" w:cs="Arial"/>
          <w:sz w:val="20"/>
          <w:szCs w:val="20"/>
        </w:rPr>
        <w:t>https://doi.org/10.1016/s0169-8095(02)00100-x</w:t>
      </w:r>
      <w:r>
        <w:rPr>
          <w:rStyle w:val="24"/>
          <w:rFonts w:hint="default" w:ascii="Arial" w:hAnsi="Arial" w:cs="Arial"/>
          <w:sz w:val="20"/>
          <w:szCs w:val="20"/>
        </w:rPr>
        <w:fldChar w:fldCharType="end"/>
      </w:r>
    </w:p>
    <w:bookmarkEnd w:id="37"/>
    <w:p>
      <w:pPr>
        <w:pStyle w:val="33"/>
        <w:jc w:val="both"/>
        <w:rPr>
          <w:rFonts w:hint="default" w:ascii="Arial" w:hAnsi="Arial" w:cs="Arial"/>
          <w:sz w:val="20"/>
          <w:szCs w:val="20"/>
        </w:rPr>
      </w:pPr>
      <w:bookmarkStart w:id="38" w:name="ref-Pinto2006"/>
      <w:r>
        <w:rPr>
          <w:rFonts w:hint="default" w:ascii="Arial" w:hAnsi="Arial" w:cs="Arial"/>
          <w:sz w:val="20"/>
          <w:szCs w:val="20"/>
        </w:rPr>
        <w:t xml:space="preserve">Pinto, R., Barría, I., &amp; Marquet, P. A. (2006). Geographical distribution of tillandsia lomas in the atacama desert, northern chile. </w:t>
      </w:r>
      <w:r>
        <w:rPr>
          <w:rFonts w:hint="default" w:ascii="Arial" w:hAnsi="Arial" w:cs="Arial"/>
          <w:i/>
          <w:iCs/>
          <w:sz w:val="20"/>
          <w:szCs w:val="20"/>
        </w:rPr>
        <w:t>Journal of Arid Environments</w:t>
      </w:r>
      <w:r>
        <w:rPr>
          <w:rFonts w:hint="default" w:ascii="Arial" w:hAnsi="Arial" w:cs="Arial"/>
          <w:sz w:val="20"/>
          <w:szCs w:val="20"/>
        </w:rPr>
        <w:t xml:space="preserve">, </w:t>
      </w:r>
      <w:r>
        <w:rPr>
          <w:rFonts w:hint="default" w:ascii="Arial" w:hAnsi="Arial" w:cs="Arial"/>
          <w:i/>
          <w:iCs/>
          <w:sz w:val="20"/>
          <w:szCs w:val="20"/>
        </w:rPr>
        <w:t>65</w:t>
      </w:r>
      <w:r>
        <w:rPr>
          <w:rFonts w:hint="default" w:ascii="Arial" w:hAnsi="Arial" w:cs="Arial"/>
          <w:sz w:val="20"/>
          <w:szCs w:val="20"/>
        </w:rPr>
        <w:t xml:space="preserve">(4), 543–552. </w:t>
      </w:r>
      <w:r>
        <w:rPr>
          <w:rFonts w:hint="default" w:ascii="Arial" w:hAnsi="Arial" w:cs="Arial"/>
          <w:sz w:val="20"/>
          <w:szCs w:val="20"/>
        </w:rPr>
        <w:fldChar w:fldCharType="begin"/>
      </w:r>
      <w:r>
        <w:rPr>
          <w:rFonts w:hint="default" w:ascii="Arial" w:hAnsi="Arial" w:cs="Arial"/>
          <w:sz w:val="20"/>
          <w:szCs w:val="20"/>
        </w:rPr>
        <w:instrText xml:space="preserve"> HYPERLINK "https://doi.org/10.1016/j.jaridenv.2005.08.015" \h </w:instrText>
      </w:r>
      <w:r>
        <w:rPr>
          <w:rFonts w:hint="default" w:ascii="Arial" w:hAnsi="Arial" w:cs="Arial"/>
          <w:sz w:val="20"/>
          <w:szCs w:val="20"/>
        </w:rPr>
        <w:fldChar w:fldCharType="separate"/>
      </w:r>
      <w:r>
        <w:rPr>
          <w:rStyle w:val="24"/>
          <w:rFonts w:hint="default" w:ascii="Arial" w:hAnsi="Arial" w:cs="Arial"/>
          <w:sz w:val="20"/>
          <w:szCs w:val="20"/>
        </w:rPr>
        <w:t>https://doi.org/10.1016/j.jaridenv.2005.08.015</w:t>
      </w:r>
      <w:r>
        <w:rPr>
          <w:rStyle w:val="24"/>
          <w:rFonts w:hint="default" w:ascii="Arial" w:hAnsi="Arial" w:cs="Arial"/>
          <w:sz w:val="20"/>
          <w:szCs w:val="20"/>
        </w:rPr>
        <w:fldChar w:fldCharType="end"/>
      </w:r>
    </w:p>
    <w:bookmarkEnd w:id="38"/>
    <w:p>
      <w:pPr>
        <w:pStyle w:val="33"/>
        <w:jc w:val="both"/>
        <w:rPr>
          <w:rFonts w:hint="default" w:ascii="Arial" w:hAnsi="Arial" w:cs="Arial"/>
          <w:sz w:val="20"/>
          <w:szCs w:val="20"/>
        </w:rPr>
      </w:pPr>
      <w:bookmarkStart w:id="39" w:name="ref-delRo2021b"/>
      <w:r>
        <w:rPr>
          <w:rFonts w:hint="default" w:ascii="Arial" w:hAnsi="Arial" w:cs="Arial"/>
          <w:sz w:val="20"/>
          <w:szCs w:val="20"/>
        </w:rP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rFonts w:hint="default" w:ascii="Arial" w:hAnsi="Arial" w:cs="Arial"/>
          <w:i/>
          <w:iCs/>
          <w:sz w:val="20"/>
          <w:szCs w:val="20"/>
        </w:rPr>
        <w:t>Plant Systematics and Evolution</w:t>
      </w:r>
      <w:r>
        <w:rPr>
          <w:rFonts w:hint="default" w:ascii="Arial" w:hAnsi="Arial" w:cs="Arial"/>
          <w:sz w:val="20"/>
          <w:szCs w:val="20"/>
        </w:rPr>
        <w:t xml:space="preserve">, </w:t>
      </w:r>
      <w:r>
        <w:rPr>
          <w:rFonts w:hint="default" w:ascii="Arial" w:hAnsi="Arial" w:cs="Arial"/>
          <w:i/>
          <w:iCs/>
          <w:sz w:val="20"/>
          <w:szCs w:val="20"/>
        </w:rPr>
        <w:t>307</w:t>
      </w:r>
      <w:r>
        <w:rPr>
          <w:rFonts w:hint="default" w:ascii="Arial" w:hAnsi="Arial" w:cs="Arial"/>
          <w:sz w:val="20"/>
          <w:szCs w:val="20"/>
        </w:rPr>
        <w:t xml:space="preserve">(5). </w:t>
      </w:r>
      <w:r>
        <w:rPr>
          <w:rFonts w:hint="default" w:ascii="Arial" w:hAnsi="Arial" w:cs="Arial"/>
          <w:sz w:val="20"/>
          <w:szCs w:val="20"/>
        </w:rPr>
        <w:fldChar w:fldCharType="begin"/>
      </w:r>
      <w:r>
        <w:rPr>
          <w:rFonts w:hint="default" w:ascii="Arial" w:hAnsi="Arial" w:cs="Arial"/>
          <w:sz w:val="20"/>
          <w:szCs w:val="20"/>
        </w:rPr>
        <w:instrText xml:space="preserve"> HYPERLINK "https://doi.org/10.1007/s00606-021-01782-z" \h </w:instrText>
      </w:r>
      <w:r>
        <w:rPr>
          <w:rFonts w:hint="default" w:ascii="Arial" w:hAnsi="Arial" w:cs="Arial"/>
          <w:sz w:val="20"/>
          <w:szCs w:val="20"/>
        </w:rPr>
        <w:fldChar w:fldCharType="separate"/>
      </w:r>
      <w:r>
        <w:rPr>
          <w:rStyle w:val="24"/>
          <w:rFonts w:hint="default" w:ascii="Arial" w:hAnsi="Arial" w:cs="Arial"/>
          <w:sz w:val="20"/>
          <w:szCs w:val="20"/>
        </w:rPr>
        <w:t>https://doi.org/10.1007/s00606-021-01782-z</w:t>
      </w:r>
      <w:r>
        <w:rPr>
          <w:rStyle w:val="24"/>
          <w:rFonts w:hint="default" w:ascii="Arial" w:hAnsi="Arial" w:cs="Arial"/>
          <w:sz w:val="20"/>
          <w:szCs w:val="20"/>
        </w:rPr>
        <w:fldChar w:fldCharType="end"/>
      </w:r>
    </w:p>
    <w:bookmarkEnd w:id="39"/>
    <w:p>
      <w:pPr>
        <w:pStyle w:val="33"/>
        <w:jc w:val="both"/>
        <w:rPr>
          <w:rFonts w:hint="default" w:ascii="Arial" w:hAnsi="Arial" w:cs="Arial"/>
          <w:sz w:val="20"/>
          <w:szCs w:val="20"/>
          <w:lang w:val="es-ES"/>
        </w:rPr>
      </w:pPr>
      <w:bookmarkStart w:id="40" w:name="ref-RUTLLANT2002"/>
      <w:r>
        <w:rPr>
          <w:rFonts w:hint="default" w:ascii="Arial" w:hAnsi="Arial" w:cs="Arial"/>
          <w:sz w:val="20"/>
          <w:szCs w:val="20"/>
        </w:rPr>
        <w:t xml:space="preserve">Rutllant, J., &amp; Montecino, V. (2002). Multiscale upwelling forcing cycles and biological response off north-central chile. </w:t>
      </w:r>
      <w:r>
        <w:rPr>
          <w:rFonts w:hint="default" w:ascii="Arial" w:hAnsi="Arial" w:cs="Arial"/>
          <w:i/>
          <w:iCs/>
          <w:sz w:val="20"/>
          <w:szCs w:val="20"/>
          <w:lang w:val="es-ES"/>
        </w:rPr>
        <w:t>Revista Chilena de Historia Natural</w:t>
      </w:r>
      <w:r>
        <w:rPr>
          <w:rFonts w:hint="default" w:ascii="Arial" w:hAnsi="Arial" w:cs="Arial"/>
          <w:sz w:val="20"/>
          <w:szCs w:val="20"/>
          <w:lang w:val="es-ES"/>
        </w:rPr>
        <w:t xml:space="preserve">, </w:t>
      </w:r>
      <w:r>
        <w:rPr>
          <w:rFonts w:hint="default" w:ascii="Arial" w:hAnsi="Arial" w:cs="Arial"/>
          <w:i/>
          <w:iCs/>
          <w:sz w:val="20"/>
          <w:szCs w:val="20"/>
          <w:lang w:val="es-ES"/>
        </w:rPr>
        <w:t>75</w:t>
      </w:r>
      <w:r>
        <w:rPr>
          <w:rFonts w:hint="default" w:ascii="Arial" w:hAnsi="Arial" w:cs="Arial"/>
          <w:sz w:val="20"/>
          <w:szCs w:val="20"/>
          <w:lang w:val="es-ES"/>
        </w:rPr>
        <w:t xml:space="preserve">(1). </w:t>
      </w:r>
      <w:r>
        <w:rPr>
          <w:rFonts w:hint="default" w:ascii="Arial" w:hAnsi="Arial" w:cs="Arial"/>
          <w:sz w:val="20"/>
          <w:szCs w:val="20"/>
        </w:rPr>
        <w:fldChar w:fldCharType="begin"/>
      </w:r>
      <w:r>
        <w:rPr>
          <w:rFonts w:hint="default" w:ascii="Arial" w:hAnsi="Arial" w:cs="Arial"/>
          <w:sz w:val="20"/>
          <w:szCs w:val="20"/>
        </w:rPr>
        <w:instrText xml:space="preserve"> HYPERLINK "https://doi.org/10.4067/s0716-078x2002000100020" \h </w:instrText>
      </w:r>
      <w:r>
        <w:rPr>
          <w:rFonts w:hint="default" w:ascii="Arial" w:hAnsi="Arial" w:cs="Arial"/>
          <w:sz w:val="20"/>
          <w:szCs w:val="20"/>
        </w:rPr>
        <w:fldChar w:fldCharType="separate"/>
      </w:r>
      <w:r>
        <w:rPr>
          <w:rStyle w:val="24"/>
          <w:rFonts w:hint="default" w:ascii="Arial" w:hAnsi="Arial" w:cs="Arial"/>
          <w:sz w:val="20"/>
          <w:szCs w:val="20"/>
          <w:lang w:val="es-ES"/>
        </w:rPr>
        <w:t>https://doi.org/10.4067/s0716-078x2002000100020</w:t>
      </w:r>
      <w:r>
        <w:rPr>
          <w:rStyle w:val="24"/>
          <w:rFonts w:hint="default" w:ascii="Arial" w:hAnsi="Arial" w:cs="Arial"/>
          <w:sz w:val="20"/>
          <w:szCs w:val="20"/>
          <w:lang w:val="es-ES"/>
        </w:rPr>
        <w:fldChar w:fldCharType="end"/>
      </w:r>
    </w:p>
    <w:bookmarkEnd w:id="40"/>
    <w:p>
      <w:pPr>
        <w:pStyle w:val="33"/>
        <w:jc w:val="both"/>
        <w:rPr>
          <w:rFonts w:hint="default" w:ascii="Arial" w:hAnsi="Arial" w:cs="Arial"/>
          <w:sz w:val="20"/>
          <w:szCs w:val="20"/>
        </w:rPr>
      </w:pPr>
      <w:bookmarkStart w:id="41" w:name="ref-Schemenauer1994"/>
      <w:r>
        <w:rPr>
          <w:rFonts w:hint="default" w:ascii="Arial" w:hAnsi="Arial" w:cs="Arial"/>
          <w:sz w:val="20"/>
          <w:szCs w:val="20"/>
          <w:lang w:val="es-ES"/>
        </w:rPr>
        <w:t xml:space="preserve">Schemenauer, R. S., &amp; Cereceda, P. (1994). </w:t>
      </w:r>
      <w:r>
        <w:rPr>
          <w:rFonts w:hint="default" w:ascii="Arial" w:hAnsi="Arial" w:cs="Arial"/>
          <w:sz w:val="20"/>
          <w:szCs w:val="20"/>
        </w:rPr>
        <w:t xml:space="preserve">A proposed standard fog collector for use in high-elevation regions. </w:t>
      </w:r>
      <w:r>
        <w:rPr>
          <w:rFonts w:hint="default" w:ascii="Arial" w:hAnsi="Arial" w:cs="Arial"/>
          <w:i/>
          <w:iCs/>
          <w:sz w:val="20"/>
          <w:szCs w:val="20"/>
        </w:rPr>
        <w:t>Journal of Applied Meteorology</w:t>
      </w:r>
      <w:r>
        <w:rPr>
          <w:rFonts w:hint="default" w:ascii="Arial" w:hAnsi="Arial" w:cs="Arial"/>
          <w:sz w:val="20"/>
          <w:szCs w:val="20"/>
        </w:rPr>
        <w:t xml:space="preserve">, </w:t>
      </w:r>
      <w:r>
        <w:rPr>
          <w:rFonts w:hint="default" w:ascii="Arial" w:hAnsi="Arial" w:cs="Arial"/>
          <w:i/>
          <w:iCs/>
          <w:sz w:val="20"/>
          <w:szCs w:val="20"/>
        </w:rPr>
        <w:t>33</w:t>
      </w:r>
      <w:r>
        <w:rPr>
          <w:rFonts w:hint="default" w:ascii="Arial" w:hAnsi="Arial" w:cs="Arial"/>
          <w:sz w:val="20"/>
          <w:szCs w:val="20"/>
        </w:rPr>
        <w:t xml:space="preserve">(11), 1313–1322. </w:t>
      </w:r>
      <w:r>
        <w:rPr>
          <w:rFonts w:hint="default" w:ascii="Arial" w:hAnsi="Arial" w:cs="Arial"/>
          <w:sz w:val="20"/>
          <w:szCs w:val="20"/>
        </w:rPr>
        <w:fldChar w:fldCharType="begin"/>
      </w:r>
      <w:r>
        <w:rPr>
          <w:rFonts w:hint="default" w:ascii="Arial" w:hAnsi="Arial" w:cs="Arial"/>
          <w:sz w:val="20"/>
          <w:szCs w:val="20"/>
        </w:rPr>
        <w:instrText xml:space="preserve"> HYPERLINK "https://doi.org/10.1175/1520-0450(1994)033%3c1313:apsfcf%3e2.0.co;2" \h </w:instrText>
      </w:r>
      <w:r>
        <w:rPr>
          <w:rFonts w:hint="default" w:ascii="Arial" w:hAnsi="Arial" w:cs="Arial"/>
          <w:sz w:val="20"/>
          <w:szCs w:val="20"/>
        </w:rPr>
        <w:fldChar w:fldCharType="separate"/>
      </w:r>
      <w:r>
        <w:rPr>
          <w:rStyle w:val="24"/>
          <w:rFonts w:hint="default" w:ascii="Arial" w:hAnsi="Arial" w:cs="Arial"/>
          <w:sz w:val="20"/>
          <w:szCs w:val="20"/>
        </w:rPr>
        <w:t>https://doi.org/10.1175/1520-0450(1994)033&lt;1313:apsfcf&gt;2.0.co;2</w:t>
      </w:r>
      <w:r>
        <w:rPr>
          <w:rStyle w:val="24"/>
          <w:rFonts w:hint="default" w:ascii="Arial" w:hAnsi="Arial" w:cs="Arial"/>
          <w:sz w:val="20"/>
          <w:szCs w:val="20"/>
        </w:rPr>
        <w:fldChar w:fldCharType="end"/>
      </w:r>
    </w:p>
    <w:bookmarkEnd w:id="41"/>
    <w:p>
      <w:pPr>
        <w:pStyle w:val="33"/>
        <w:jc w:val="both"/>
        <w:rPr>
          <w:rFonts w:hint="default" w:ascii="Arial" w:hAnsi="Arial" w:cs="Arial"/>
          <w:sz w:val="20"/>
          <w:szCs w:val="20"/>
        </w:rPr>
      </w:pPr>
      <w:bookmarkStart w:id="42" w:name="ref-Stull1988"/>
      <w:r>
        <w:rPr>
          <w:rFonts w:hint="default" w:ascii="Arial" w:hAnsi="Arial" w:cs="Arial"/>
          <w:sz w:val="20"/>
          <w:szCs w:val="20"/>
        </w:rPr>
        <w:t xml:space="preserve">Stull, R. B. (1988). </w:t>
      </w:r>
      <w:r>
        <w:rPr>
          <w:rFonts w:hint="default" w:ascii="Arial" w:hAnsi="Arial" w:cs="Arial"/>
          <w:i/>
          <w:iCs/>
          <w:sz w:val="20"/>
          <w:szCs w:val="20"/>
        </w:rPr>
        <w:t>An introduction to boundary layer meteorology</w:t>
      </w:r>
      <w:r>
        <w:rPr>
          <w:rFonts w:hint="default" w:ascii="Arial" w:hAnsi="Arial" w:cs="Arial"/>
          <w:sz w:val="20"/>
          <w:szCs w:val="20"/>
        </w:rPr>
        <w:t xml:space="preserve">. Kluwer Academic Publishers. </w:t>
      </w:r>
      <w:r>
        <w:rPr>
          <w:rFonts w:hint="default" w:ascii="Arial" w:hAnsi="Arial" w:cs="Arial"/>
          <w:sz w:val="20"/>
          <w:szCs w:val="20"/>
        </w:rPr>
        <w:fldChar w:fldCharType="begin"/>
      </w:r>
      <w:r>
        <w:rPr>
          <w:rFonts w:hint="default" w:ascii="Arial" w:hAnsi="Arial" w:cs="Arial"/>
          <w:sz w:val="20"/>
          <w:szCs w:val="20"/>
        </w:rPr>
        <w:instrText xml:space="preserve"> HYPERLINK "https://doi.org/10.1007/978-94-009-3027-8" \h </w:instrText>
      </w:r>
      <w:r>
        <w:rPr>
          <w:rFonts w:hint="default" w:ascii="Arial" w:hAnsi="Arial" w:cs="Arial"/>
          <w:sz w:val="20"/>
          <w:szCs w:val="20"/>
        </w:rPr>
        <w:fldChar w:fldCharType="separate"/>
      </w:r>
      <w:r>
        <w:rPr>
          <w:rStyle w:val="24"/>
          <w:rFonts w:hint="default" w:ascii="Arial" w:hAnsi="Arial" w:cs="Arial"/>
          <w:sz w:val="20"/>
          <w:szCs w:val="20"/>
        </w:rPr>
        <w:t>https://doi.org/10.1007/978-94-009-3027-8</w:t>
      </w:r>
      <w:r>
        <w:rPr>
          <w:rStyle w:val="24"/>
          <w:rFonts w:hint="default" w:ascii="Arial" w:hAnsi="Arial" w:cs="Arial"/>
          <w:sz w:val="20"/>
          <w:szCs w:val="20"/>
        </w:rPr>
        <w:fldChar w:fldCharType="end"/>
      </w:r>
    </w:p>
    <w:bookmarkEnd w:id="42"/>
    <w:p>
      <w:pPr>
        <w:pStyle w:val="33"/>
        <w:jc w:val="both"/>
        <w:rPr>
          <w:rFonts w:hint="default" w:ascii="Arial" w:hAnsi="Arial" w:cs="Arial"/>
          <w:sz w:val="20"/>
          <w:szCs w:val="20"/>
        </w:rPr>
      </w:pPr>
      <w:bookmarkStart w:id="43" w:name="ref-Wang2016"/>
      <w:r>
        <w:rPr>
          <w:rFonts w:hint="default" w:ascii="Arial" w:hAnsi="Arial" w:cs="Arial"/>
          <w:sz w:val="20"/>
          <w:szCs w:val="20"/>
        </w:rPr>
        <w:t xml:space="preserve">Wang, L., Kaseke, K. F., &amp; Seely, M. K. (2016). Effects of non‐rainfall water inputs on ecosystem functions. </w:t>
      </w:r>
      <w:r>
        <w:rPr>
          <w:rFonts w:hint="default" w:ascii="Arial" w:hAnsi="Arial" w:cs="Arial"/>
          <w:i/>
          <w:iCs/>
          <w:sz w:val="20"/>
          <w:szCs w:val="20"/>
        </w:rPr>
        <w:t>WIREs Water</w:t>
      </w:r>
      <w:r>
        <w:rPr>
          <w:rFonts w:hint="default" w:ascii="Arial" w:hAnsi="Arial" w:cs="Arial"/>
          <w:sz w:val="20"/>
          <w:szCs w:val="20"/>
        </w:rPr>
        <w:t xml:space="preserve">, </w:t>
      </w:r>
      <w:r>
        <w:rPr>
          <w:rFonts w:hint="default" w:ascii="Arial" w:hAnsi="Arial" w:cs="Arial"/>
          <w:i/>
          <w:iCs/>
          <w:sz w:val="20"/>
          <w:szCs w:val="20"/>
        </w:rPr>
        <w:t>4</w:t>
      </w:r>
      <w:r>
        <w:rPr>
          <w:rFonts w:hint="default" w:ascii="Arial" w:hAnsi="Arial" w:cs="Arial"/>
          <w:sz w:val="20"/>
          <w:szCs w:val="20"/>
        </w:rPr>
        <w:t xml:space="preserve">(1). </w:t>
      </w:r>
      <w:r>
        <w:rPr>
          <w:rFonts w:hint="default" w:ascii="Arial" w:hAnsi="Arial" w:cs="Arial"/>
          <w:sz w:val="20"/>
          <w:szCs w:val="20"/>
        </w:rPr>
        <w:fldChar w:fldCharType="begin"/>
      </w:r>
      <w:r>
        <w:rPr>
          <w:rFonts w:hint="default" w:ascii="Arial" w:hAnsi="Arial" w:cs="Arial"/>
          <w:sz w:val="20"/>
          <w:szCs w:val="20"/>
        </w:rPr>
        <w:instrText xml:space="preserve"> HYPERLINK "https://doi.org/10.1002/wat2.1179" \h </w:instrText>
      </w:r>
      <w:r>
        <w:rPr>
          <w:rFonts w:hint="default" w:ascii="Arial" w:hAnsi="Arial" w:cs="Arial"/>
          <w:sz w:val="20"/>
          <w:szCs w:val="20"/>
        </w:rPr>
        <w:fldChar w:fldCharType="separate"/>
      </w:r>
      <w:r>
        <w:rPr>
          <w:rStyle w:val="24"/>
          <w:rFonts w:hint="default" w:ascii="Arial" w:hAnsi="Arial" w:cs="Arial"/>
          <w:sz w:val="20"/>
          <w:szCs w:val="20"/>
        </w:rPr>
        <w:t>https://doi.org/10.1002/wat2.1179</w:t>
      </w:r>
      <w:r>
        <w:rPr>
          <w:rStyle w:val="24"/>
          <w:rFonts w:hint="default" w:ascii="Arial" w:hAnsi="Arial" w:cs="Arial"/>
          <w:sz w:val="20"/>
          <w:szCs w:val="20"/>
        </w:rPr>
        <w:fldChar w:fldCharType="end"/>
      </w:r>
      <w:bookmarkEnd w:id="15"/>
      <w:bookmarkEnd w:id="17"/>
      <w:bookmarkEnd w:id="43"/>
    </w:p>
    <w:sectPr>
      <w:footnotePr>
        <w:numRestart w:val="eachSect"/>
      </w:footnote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lipe" w:date="2026-09-21T15:02:46Z" w:initials="f">
    <w:p w14:paraId="7D37FA0B">
      <w:pPr>
        <w:pStyle w:val="17"/>
        <w:rPr>
          <w:rFonts w:hint="default"/>
          <w:lang w:val="es"/>
        </w:rPr>
      </w:pPr>
      <w:r>
        <w:rPr>
          <w:rFonts w:hint="default"/>
          <w:lang w:val="es"/>
        </w:rPr>
        <w:t>Cual es ésta?</w:t>
      </w:r>
    </w:p>
  </w:comment>
  <w:comment w:id="1" w:author="felipe" w:date="2026-09-21T15:04:40Z" w:initials="f">
    <w:p w14:paraId="FBADA837">
      <w:pPr>
        <w:pStyle w:val="17"/>
        <w:rPr>
          <w:rFonts w:hint="default"/>
          <w:lang w:val="es"/>
        </w:rPr>
      </w:pPr>
      <w:r>
        <w:rPr>
          <w:rFonts w:hint="default"/>
          <w:lang w:val="es"/>
        </w:rPr>
        <w:t>Pondría algo más actual como ritter 2019 o Jacobs 2006</w:t>
      </w:r>
    </w:p>
  </w:comment>
  <w:comment w:id="2" w:author="Francisca Muñoz Narbona" w:date="2026-09-21T00:53:00Z" w:initials="FMN">
    <w:p w14:paraId="6BF7DDF3">
      <w:r>
        <w:rPr>
          <w:sz w:val="20"/>
          <w:szCs w:val="20"/>
        </w:rPr>
        <w:t>Hice una mezcla de las figuras en una, creo que hay que mejorarla pero dime si te parece bien la idea. Solo creo que la figura A se ve muy grande, y la B no sé si valga la pena que vaya pero para rellenar el espacio la puse</w:t>
      </w:r>
    </w:p>
  </w:comment>
  <w:comment w:id="3" w:author="Francisca Muñoz Narbona" w:date="2026-09-21T00:54:00Z" w:initials="FMN">
    <w:p w14:paraId="F2FD3DC0">
      <w:r>
        <w:rPr>
          <w:sz w:val="20"/>
          <w:szCs w:val="20"/>
        </w:rPr>
        <w:t>Intenté hacer la D a mano, no me quedó tan linda y fue tiempo igual, qué programa usas tú para tus figuras que son dibujos? o cómo las haces?</w:t>
      </w:r>
    </w:p>
  </w:comment>
  <w:comment w:id="4" w:author="felipe" w:date="2026-09-21T22:43:30Z" w:initials="f">
    <w:p w14:paraId="ACE7134D">
      <w:pPr>
        <w:pStyle w:val="17"/>
        <w:rPr>
          <w:rFonts w:hint="default"/>
          <w:lang w:val="es"/>
        </w:rPr>
      </w:pPr>
      <w:r>
        <w:rPr>
          <w:rFonts w:hint="default"/>
          <w:lang w:val="es"/>
        </w:rPr>
        <w:t>Yo uso inkscape que es una versión libre de illustraitor. Te dejé un comentario abajo sobre esta figura.</w:t>
      </w:r>
    </w:p>
  </w:comment>
  <w:comment w:id="5" w:author="felipe" w:date="2026-09-21T22:38:15Z" w:initials="f">
    <w:p w14:paraId="5FDB075A">
      <w:pPr>
        <w:pStyle w:val="17"/>
        <w:rPr>
          <w:rFonts w:hint="default"/>
          <w:lang w:val="es"/>
        </w:rPr>
      </w:pPr>
      <w:r>
        <w:rPr>
          <w:rFonts w:hint="default"/>
          <w:lang w:val="es"/>
        </w:rPr>
        <w:t>Esto necesita coordenadas, el dibujo por sí solo no indica nada para quien no conoce el país o la región.</w:t>
      </w:r>
    </w:p>
  </w:comment>
  <w:comment w:id="6" w:author="felipe" w:date="2026-09-21T22:39:24Z" w:initials="f">
    <w:p w14:paraId="DFF68303">
      <w:pPr>
        <w:pStyle w:val="17"/>
        <w:rPr>
          <w:rFonts w:hint="default"/>
          <w:lang w:val="es"/>
        </w:rPr>
      </w:pPr>
      <w:r>
        <w:rPr>
          <w:rFonts w:hint="default"/>
          <w:lang w:val="es"/>
        </w:rPr>
        <w:t>La figura en principio me parece bien, pero confunde el hecho de que la 1354 esté por delante de la 1211, lo que en la realidad no es necesariamente así por que está casi en paralelo en un cerro de al lado. Mi sugerencia es que hagas un perfil idílico, osea representativo de la realiad donde la linea de la transecta no sea recta, si no que vaya siguiendo la linea que une a cada estación, como esta:</w:t>
      </w:r>
    </w:p>
    <w:p w14:paraId="7ABF1A9F">
      <w:pPr>
        <w:pStyle w:val="17"/>
        <w:rPr>
          <w:rFonts w:hint="default"/>
          <w:lang w:val="es"/>
        </w:rPr>
      </w:pPr>
      <w:r>
        <w:rPr>
          <w:rFonts w:hint="default"/>
          <w:lang w:val="es"/>
        </w:rPr>
        <w:drawing>
          <wp:inline distT="0" distB="0" distL="114300" distR="114300">
            <wp:extent cx="5927090" cy="3382645"/>
            <wp:effectExtent l="0" t="0" r="16510" b="8255"/>
            <wp:docPr id="1" name="Picture 1" descr="Captura desde 2026-09-21 22-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ptura desde 2026-09-21 22-42-45"/>
                    <pic:cNvPicPr>
                      <a:picLocks noChangeAspect="1"/>
                    </pic:cNvPicPr>
                  </pic:nvPicPr>
                  <pic:blipFill>
                    <a:blip r:embed="rId1"/>
                    <a:stretch>
                      <a:fillRect/>
                    </a:stretch>
                  </pic:blipFill>
                  <pic:spPr>
                    <a:xfrm>
                      <a:off x="0" y="0"/>
                      <a:ext cx="5927090" cy="3382645"/>
                    </a:xfrm>
                    <a:prstGeom prst="rect">
                      <a:avLst/>
                    </a:prstGeom>
                  </pic:spPr>
                </pic:pic>
              </a:graphicData>
            </a:graphic>
          </wp:inline>
        </w:drawing>
      </w:r>
    </w:p>
  </w:comment>
  <w:comment w:id="7" w:author="felipe" w:date="2026-09-21T22:46:38Z" w:initials="f">
    <w:p w14:paraId="BD2FA094">
      <w:pPr>
        <w:pStyle w:val="17"/>
        <w:rPr>
          <w:rFonts w:hint="default"/>
          <w:lang w:val="es"/>
        </w:rPr>
      </w:pPr>
      <w:r>
        <w:rPr>
          <w:rFonts w:hint="default"/>
          <w:lang w:val="es"/>
        </w:rPr>
        <w:t xml:space="preserve">Saque el de la radiación por que entiendo que no lo usamos, si estoy equivocado incorporalo. </w:t>
      </w:r>
    </w:p>
  </w:comment>
  <w:comment w:id="8" w:author="felipe" w:date="2026-09-21T22:50:24Z" w:initials="f">
    <w:p w14:paraId="7FFAF725">
      <w:pPr>
        <w:pStyle w:val="17"/>
        <w:rPr>
          <w:rFonts w:hint="default"/>
          <w:lang w:val="es"/>
        </w:rPr>
      </w:pPr>
      <w:r>
        <w:rPr>
          <w:rFonts w:hint="default"/>
          <w:lang w:val="es"/>
        </w:rPr>
        <w:t>?</w:t>
      </w:r>
    </w:p>
  </w:comment>
  <w:comment w:id="9" w:author="Francisca Muñoz Narbona" w:date="2026-09-21T00:57:00Z" w:initials="FMN">
    <w:p w14:paraId="7DFF8483">
      <w:r>
        <w:rPr>
          <w:sz w:val="20"/>
          <w:szCs w:val="20"/>
        </w:rPr>
        <w:t>acá saqué la figura que estaba en esta parte porqué quedó unida en la figura de arriba, sólo iría la tabla. SUmé las distancias a la costa en km</w:t>
      </w:r>
    </w:p>
  </w:comment>
  <w:comment w:id="10" w:author="felipe" w:date="2026-09-21T22:54:47Z" w:initials="f">
    <w:p w14:paraId="3FBC6D08">
      <w:pPr>
        <w:pStyle w:val="17"/>
        <w:rPr>
          <w:rFonts w:hint="default"/>
          <w:lang w:val="es"/>
        </w:rPr>
      </w:pPr>
      <w:r>
        <w:rPr>
          <w:rFonts w:hint="default"/>
          <w:lang w:val="es"/>
        </w:rPr>
        <w:t>In english</w:t>
      </w:r>
    </w:p>
  </w:comment>
  <w:comment w:id="11" w:author="felipe" w:date="2026-09-21T22:56:27Z" w:initials="f">
    <w:p w14:paraId="76625C2B">
      <w:pPr>
        <w:pStyle w:val="17"/>
        <w:rPr>
          <w:rFonts w:hint="default"/>
          <w:lang w:val="es"/>
        </w:rPr>
      </w:pPr>
      <w:r>
        <w:rPr>
          <w:rFonts w:hint="default"/>
          <w:lang w:val="es"/>
        </w:rPr>
        <w:t>Si mal no recuerdo, también analizamos la tendencia de la temperatura y el viento no?</w:t>
      </w:r>
    </w:p>
  </w:comment>
  <w:comment w:id="12" w:author="felipe" w:date="2026-09-21T23:01:49Z" w:initials="f">
    <w:p w14:paraId="5FF6B885">
      <w:pPr>
        <w:pStyle w:val="17"/>
        <w:rPr>
          <w:rFonts w:hint="default"/>
          <w:lang w:val="es"/>
        </w:rPr>
      </w:pPr>
      <w:r>
        <w:rPr>
          <w:rFonts w:hint="default"/>
          <w:lang w:val="es"/>
        </w:rPr>
        <w:t>He cambiado muchos a presente. Es mejor que queden en presente para que la metodología se lea como algo que “es” valido y que no “fue” valido en algun período de timpo. Se entiende?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37FA0B" w15:done="0"/>
  <w15:commentEx w15:paraId="FBADA837" w15:done="0"/>
  <w15:commentEx w15:paraId="6BF7DDF3" w15:done="0"/>
  <w15:commentEx w15:paraId="F2FD3DC0" w15:done="0" w15:paraIdParent="6BF7DDF3"/>
  <w15:commentEx w15:paraId="ACE7134D" w15:done="0" w15:paraIdParent="6BF7DDF3"/>
  <w15:commentEx w15:paraId="5FDB075A" w15:done="0"/>
  <w15:commentEx w15:paraId="7ABF1A9F" w15:done="0"/>
  <w15:commentEx w15:paraId="BD2FA094" w15:done="0"/>
  <w15:commentEx w15:paraId="7FFAF725" w15:done="0"/>
  <w15:commentEx w15:paraId="7DFF8483" w15:done="0"/>
  <w15:commentEx w15:paraId="3FBC6D08" w15:done="0"/>
  <w15:commentEx w15:paraId="76625C2B" w15:done="0"/>
  <w15:commentEx w15:paraId="5FF6B88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Liberation Sans Narrow"/>
    <w:panose1 w:val="020B0609020204030204"/>
    <w:charset w:val="00"/>
    <w:family w:val="modern"/>
    <w:pitch w:val="default"/>
    <w:sig w:usb0="00000000" w:usb1="00000000" w:usb2="00000009" w:usb3="00000000" w:csb0="0000019F" w:csb1="00000000"/>
  </w:font>
  <w:font w:name="Cambria Math">
    <w:altName w:val="DejaVu Math TeX Gyre"/>
    <w:panose1 w:val="02040503050406030204"/>
    <w:charset w:val="00"/>
    <w:family w:val="roman"/>
    <w:pitch w:val="default"/>
    <w:sig w:usb0="00000000" w:usb1="00000000" w:usb2="00000000" w:usb3="00000000" w:csb0="0000019F"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201F9EE" w:usb2="02000000" w:usb3="00000000" w:csb0="60000193" w:csb1="0DD40000"/>
  </w:font>
  <w:font w:name="MS Mincho">
    <w:altName w:val="URW Bookman [UKWN]"/>
    <w:panose1 w:val="00000000000000000000"/>
    <w:charset w:val="00"/>
    <w:family w:val="auto"/>
    <w:pitch w:val="default"/>
    <w:sig w:usb0="00000000" w:usb1="00000000" w:usb2="00000000" w:usb3="00000000" w:csb0="00000000" w:csb1="00000000"/>
  </w:font>
  <w:font w:name="Andale Mono">
    <w:panose1 w:val="020B0509000000000004"/>
    <w:charset w:val="00"/>
    <w:family w:val="auto"/>
    <w:pitch w:val="default"/>
    <w:sig w:usb0="00000287" w:usb1="00000000" w:usb2="00000000" w:usb3="00000000" w:csb0="6000009F" w:csb1="DFD70000"/>
  </w:font>
  <w:font w:name="Inconsolata">
    <w:panose1 w:val="020B0609030003000000"/>
    <w:charset w:val="00"/>
    <w:family w:val="auto"/>
    <w:pitch w:val="default"/>
    <w:sig w:usb0="8000002F" w:usb1="0000016B" w:usb2="00000000" w:usb3="00000000" w:csb0="00000013" w:csb1="00000000"/>
  </w:font>
  <w:font w:name="Liberation Sans Narrow">
    <w:panose1 w:val="020B0606020202030204"/>
    <w:charset w:val="00"/>
    <w:family w:val="auto"/>
    <w:pitch w:val="default"/>
    <w:sig w:usb0="A00002AF" w:usb1="500078FB"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rancisca Muñoz Narbona">
    <w15:presenceInfo w15:providerId="AD" w15:userId="S::fmnarbona@cienciambiental.cl::75fab5f5-e42a-42d9-b2d4-79ec46d11f5f"/>
  </w15:person>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70"/>
    <w:rsid w:val="003604EF"/>
    <w:rsid w:val="00391A68"/>
    <w:rsid w:val="00577718"/>
    <w:rsid w:val="009C281E"/>
    <w:rsid w:val="00BD3570"/>
    <w:rsid w:val="00E05883"/>
    <w:rsid w:val="57DE5A15"/>
    <w:rsid w:val="8DBF3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link w:val="22"/>
    <w:qFormat/>
    <w:uiPriority w:val="0"/>
    <w:pPr>
      <w:spacing w:after="120"/>
    </w:pPr>
    <w:rPr>
      <w:i/>
    </w:rPr>
  </w:style>
  <w:style w:type="character" w:styleId="16">
    <w:name w:val="annotation reference"/>
    <w:basedOn w:val="12"/>
    <w:qFormat/>
    <w:uiPriority w:val="0"/>
    <w:rPr>
      <w:sz w:val="16"/>
      <w:szCs w:val="16"/>
    </w:rPr>
  </w:style>
  <w:style w:type="paragraph" w:styleId="17">
    <w:name w:val="annotation text"/>
    <w:basedOn w:val="1"/>
    <w:link w:val="86"/>
    <w:qFormat/>
    <w:uiPriority w:val="0"/>
    <w:rPr>
      <w:sz w:val="20"/>
      <w:szCs w:val="20"/>
    </w:rPr>
  </w:style>
  <w:style w:type="paragraph" w:styleId="18">
    <w:name w:val="annotation subject"/>
    <w:basedOn w:val="17"/>
    <w:next w:val="17"/>
    <w:link w:val="87"/>
    <w:qFormat/>
    <w:uiPriority w:val="0"/>
    <w:rPr>
      <w:b/>
      <w:bCs/>
    </w:rPr>
  </w:style>
  <w:style w:type="paragraph" w:styleId="19">
    <w:name w:val="Date"/>
    <w:basedOn w:val="20"/>
    <w:next w:val="3"/>
    <w:qFormat/>
    <w:uiPriority w:val="0"/>
    <w:pPr>
      <w:keepNext/>
      <w:keepLines/>
    </w:pPr>
    <w:rPr>
      <w:sz w:val="24"/>
      <w:szCs w:val="24"/>
    </w:rPr>
  </w:style>
  <w:style w:type="paragraph" w:styleId="20">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character" w:styleId="21">
    <w:name w:val="footnote reference"/>
    <w:basedOn w:val="22"/>
    <w:qFormat/>
    <w:uiPriority w:val="0"/>
    <w:rPr>
      <w:vertAlign w:val="superscript"/>
    </w:rPr>
  </w:style>
  <w:style w:type="character" w:customStyle="1" w:styleId="22">
    <w:name w:val="Caption Char"/>
    <w:basedOn w:val="12"/>
    <w:link w:val="15"/>
    <w:qFormat/>
    <w:uiPriority w:val="0"/>
  </w:style>
  <w:style w:type="paragraph" w:styleId="23">
    <w:name w:val="footnote text"/>
    <w:basedOn w:val="1"/>
    <w:unhideWhenUsed/>
    <w:qFormat/>
    <w:uiPriority w:val="9"/>
  </w:style>
  <w:style w:type="character" w:styleId="24">
    <w:name w:val="Hyperlink"/>
    <w:basedOn w:val="22"/>
    <w:qFormat/>
    <w:uiPriority w:val="0"/>
    <w:rPr>
      <w:color w:val="156082" w:themeColor="accent1"/>
      <w14:textFill>
        <w14:solidFill>
          <w14:schemeClr w14:val="accent1"/>
        </w14:solidFill>
      </w14:textFill>
    </w:rPr>
  </w:style>
  <w:style w:type="paragraph" w:styleId="25">
    <w:name w:val="Subtitle"/>
    <w:basedOn w:val="20"/>
    <w:next w:val="3"/>
    <w:link w:val="29"/>
    <w:qFormat/>
    <w:uiPriority w:val="11"/>
    <w:rPr>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0"/>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20"/>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104862" w:themeColor="accent1" w:themeShade="BF"/>
    </w:rPr>
  </w:style>
  <w:style w:type="character" w:customStyle="1" w:styleId="38">
    <w:name w:val="Heading 5 Char"/>
    <w:basedOn w:val="12"/>
    <w:link w:val="7"/>
    <w:semiHidden/>
    <w:qFormat/>
    <w:uiPriority w:val="9"/>
    <w:rPr>
      <w:rFonts w:eastAsiaTheme="majorEastAsia" w:cstheme="majorBidi"/>
      <w:color w:val="10486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3"/>
    <w:next w:val="23"/>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2"/>
    <w:link w:val="52"/>
    <w:qFormat/>
    <w:uiPriority w:val="0"/>
    <w:rPr>
      <w:rFonts w:ascii="Consolas" w:hAnsi="Consolas"/>
      <w:sz w:val="22"/>
    </w:rPr>
  </w:style>
  <w:style w:type="paragraph" w:customStyle="1" w:styleId="52">
    <w:name w:val="Source Code"/>
    <w:basedOn w:val="1"/>
    <w:link w:val="51"/>
    <w:qFormat/>
    <w:uiPriority w:val="0"/>
    <w:pPr>
      <w:shd w:val="clear" w:color="auto" w:fill="F1F3F5"/>
      <w:wordWrap w:val="0"/>
    </w:pPr>
  </w:style>
  <w:style w:type="character" w:customStyle="1" w:styleId="53">
    <w:name w:val="Section Number"/>
    <w:basedOn w:val="22"/>
    <w:qFormat/>
    <w:uiPriority w:val="0"/>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3B4F"/>
      <w:sz w:val="22"/>
      <w:shd w:val="clear" w:color="auto" w:fill="F1F3F5"/>
    </w:rPr>
  </w:style>
  <w:style w:type="character" w:customStyle="1" w:styleId="56">
    <w:name w:val="DataTypeTok"/>
    <w:basedOn w:val="51"/>
    <w:qFormat/>
    <w:uiPriority w:val="0"/>
    <w:rPr>
      <w:rFonts w:ascii="Consolas" w:hAnsi="Consolas"/>
      <w:color w:val="AD0000"/>
      <w:sz w:val="22"/>
      <w:shd w:val="clear" w:color="auto" w:fill="F1F3F5"/>
    </w:rPr>
  </w:style>
  <w:style w:type="character" w:customStyle="1" w:styleId="57">
    <w:name w:val="DecValTok"/>
    <w:basedOn w:val="51"/>
    <w:qFormat/>
    <w:uiPriority w:val="0"/>
    <w:rPr>
      <w:rFonts w:ascii="Consolas" w:hAnsi="Consolas"/>
      <w:color w:val="AD0000"/>
      <w:sz w:val="22"/>
      <w:shd w:val="clear" w:color="auto" w:fill="F1F3F5"/>
    </w:rPr>
  </w:style>
  <w:style w:type="character" w:customStyle="1" w:styleId="58">
    <w:name w:val="BaseNTok"/>
    <w:basedOn w:val="51"/>
    <w:qFormat/>
    <w:uiPriority w:val="0"/>
    <w:rPr>
      <w:rFonts w:ascii="Consolas" w:hAnsi="Consolas"/>
      <w:color w:val="AD0000"/>
      <w:sz w:val="22"/>
      <w:shd w:val="clear" w:color="auto" w:fill="F1F3F5"/>
    </w:rPr>
  </w:style>
  <w:style w:type="character" w:customStyle="1" w:styleId="59">
    <w:name w:val="FloatTok"/>
    <w:basedOn w:val="51"/>
    <w:qFormat/>
    <w:uiPriority w:val="0"/>
    <w:rPr>
      <w:rFonts w:ascii="Consolas" w:hAnsi="Consolas"/>
      <w:color w:val="AD0000"/>
      <w:sz w:val="22"/>
      <w:shd w:val="clear" w:color="auto" w:fill="F1F3F5"/>
    </w:rPr>
  </w:style>
  <w:style w:type="character" w:customStyle="1" w:styleId="60">
    <w:name w:val="ConstantTok"/>
    <w:basedOn w:val="51"/>
    <w:qFormat/>
    <w:uiPriority w:val="0"/>
    <w:rPr>
      <w:rFonts w:ascii="Consolas" w:hAnsi="Consolas"/>
      <w:color w:val="8F5902"/>
      <w:sz w:val="22"/>
      <w:shd w:val="clear" w:color="auto" w:fill="F1F3F5"/>
    </w:rPr>
  </w:style>
  <w:style w:type="character" w:customStyle="1" w:styleId="61">
    <w:name w:val="CharTok"/>
    <w:basedOn w:val="51"/>
    <w:qFormat/>
    <w:uiPriority w:val="0"/>
    <w:rPr>
      <w:rFonts w:ascii="Consolas" w:hAnsi="Consolas"/>
      <w:color w:val="20794D"/>
      <w:sz w:val="22"/>
      <w:shd w:val="clear" w:color="auto" w:fill="F1F3F5"/>
    </w:rPr>
  </w:style>
  <w:style w:type="character" w:customStyle="1" w:styleId="62">
    <w:name w:val="SpecialCharTok"/>
    <w:basedOn w:val="51"/>
    <w:qFormat/>
    <w:uiPriority w:val="0"/>
    <w:rPr>
      <w:rFonts w:ascii="Consolas" w:hAnsi="Consolas"/>
      <w:color w:val="5E5E5E"/>
      <w:sz w:val="22"/>
      <w:shd w:val="clear" w:color="auto" w:fill="F1F3F5"/>
    </w:rPr>
  </w:style>
  <w:style w:type="character" w:customStyle="1" w:styleId="63">
    <w:name w:val="StringTok"/>
    <w:basedOn w:val="51"/>
    <w:qFormat/>
    <w:uiPriority w:val="0"/>
    <w:rPr>
      <w:rFonts w:ascii="Consolas" w:hAnsi="Consolas"/>
      <w:color w:val="20794D"/>
      <w:sz w:val="22"/>
      <w:shd w:val="clear" w:color="auto" w:fill="F1F3F5"/>
    </w:rPr>
  </w:style>
  <w:style w:type="character" w:customStyle="1" w:styleId="64">
    <w:name w:val="VerbatimStringTok"/>
    <w:basedOn w:val="51"/>
    <w:qFormat/>
    <w:uiPriority w:val="0"/>
    <w:rPr>
      <w:rFonts w:ascii="Consolas" w:hAnsi="Consolas"/>
      <w:color w:val="20794D"/>
      <w:sz w:val="22"/>
      <w:shd w:val="clear" w:color="auto" w:fill="F1F3F5"/>
    </w:rPr>
  </w:style>
  <w:style w:type="character" w:customStyle="1" w:styleId="65">
    <w:name w:val="SpecialStringTok"/>
    <w:basedOn w:val="51"/>
    <w:qFormat/>
    <w:uiPriority w:val="0"/>
    <w:rPr>
      <w:rFonts w:ascii="Consolas" w:hAnsi="Consolas"/>
      <w:color w:val="20794D"/>
      <w:sz w:val="22"/>
      <w:shd w:val="clear" w:color="auto" w:fill="F1F3F5"/>
    </w:rPr>
  </w:style>
  <w:style w:type="character" w:customStyle="1" w:styleId="66">
    <w:name w:val="ImportTok"/>
    <w:basedOn w:val="51"/>
    <w:qFormat/>
    <w:uiPriority w:val="0"/>
    <w:rPr>
      <w:rFonts w:ascii="Consolas" w:hAnsi="Consolas"/>
      <w:color w:val="00769E"/>
      <w:sz w:val="22"/>
      <w:shd w:val="clear" w:color="auto" w:fill="F1F3F5"/>
    </w:rPr>
  </w:style>
  <w:style w:type="character" w:customStyle="1" w:styleId="67">
    <w:name w:val="CommentTok"/>
    <w:basedOn w:val="51"/>
    <w:qFormat/>
    <w:uiPriority w:val="0"/>
    <w:rPr>
      <w:rFonts w:ascii="Consolas" w:hAnsi="Consolas"/>
      <w:color w:val="5E5E5E"/>
      <w:sz w:val="22"/>
      <w:shd w:val="clear" w:color="auto" w:fill="F1F3F5"/>
    </w:rPr>
  </w:style>
  <w:style w:type="character" w:customStyle="1" w:styleId="68">
    <w:name w:val="DocumentationTok"/>
    <w:basedOn w:val="51"/>
    <w:qFormat/>
    <w:uiPriority w:val="0"/>
    <w:rPr>
      <w:rFonts w:ascii="Consolas" w:hAnsi="Consolas"/>
      <w:i/>
      <w:color w:val="5E5E5E"/>
      <w:sz w:val="22"/>
      <w:shd w:val="clear" w:color="auto" w:fill="F1F3F5"/>
    </w:rPr>
  </w:style>
  <w:style w:type="character" w:customStyle="1" w:styleId="69">
    <w:name w:val="AnnotationTok"/>
    <w:basedOn w:val="51"/>
    <w:qFormat/>
    <w:uiPriority w:val="0"/>
    <w:rPr>
      <w:rFonts w:ascii="Consolas" w:hAnsi="Consolas"/>
      <w:color w:val="5E5E5E"/>
      <w:sz w:val="22"/>
      <w:shd w:val="clear" w:color="auto" w:fill="F1F3F5"/>
    </w:rPr>
  </w:style>
  <w:style w:type="character" w:customStyle="1" w:styleId="70">
    <w:name w:val="CommentVarTok"/>
    <w:basedOn w:val="51"/>
    <w:qFormat/>
    <w:uiPriority w:val="0"/>
    <w:rPr>
      <w:rFonts w:ascii="Consolas" w:hAnsi="Consolas"/>
      <w:i/>
      <w:color w:val="5E5E5E"/>
      <w:sz w:val="22"/>
      <w:shd w:val="clear" w:color="auto" w:fill="F1F3F5"/>
    </w:rPr>
  </w:style>
  <w:style w:type="character" w:customStyle="1" w:styleId="71">
    <w:name w:val="OtherTok"/>
    <w:basedOn w:val="51"/>
    <w:qFormat/>
    <w:uiPriority w:val="0"/>
    <w:rPr>
      <w:rFonts w:ascii="Consolas" w:hAnsi="Consolas"/>
      <w:color w:val="003B4F"/>
      <w:sz w:val="22"/>
      <w:shd w:val="clear" w:color="auto" w:fill="F1F3F5"/>
    </w:rPr>
  </w:style>
  <w:style w:type="character" w:customStyle="1" w:styleId="72">
    <w:name w:val="FunctionTok"/>
    <w:basedOn w:val="51"/>
    <w:qFormat/>
    <w:uiPriority w:val="0"/>
    <w:rPr>
      <w:rFonts w:ascii="Consolas" w:hAnsi="Consolas"/>
      <w:color w:val="4758AB"/>
      <w:sz w:val="22"/>
      <w:shd w:val="clear" w:color="auto" w:fill="F1F3F5"/>
    </w:rPr>
  </w:style>
  <w:style w:type="character" w:customStyle="1" w:styleId="73">
    <w:name w:val="VariableTok"/>
    <w:basedOn w:val="51"/>
    <w:qFormat/>
    <w:uiPriority w:val="0"/>
    <w:rPr>
      <w:rFonts w:ascii="Consolas" w:hAnsi="Consolas"/>
      <w:color w:val="111111"/>
      <w:sz w:val="22"/>
      <w:shd w:val="clear" w:color="auto" w:fill="F1F3F5"/>
    </w:rPr>
  </w:style>
  <w:style w:type="character" w:customStyle="1" w:styleId="74">
    <w:name w:val="ControlFlowTok"/>
    <w:basedOn w:val="51"/>
    <w:qFormat/>
    <w:uiPriority w:val="0"/>
    <w:rPr>
      <w:rFonts w:ascii="Consolas" w:hAnsi="Consolas"/>
      <w:b/>
      <w:color w:val="003B4F"/>
      <w:sz w:val="22"/>
      <w:shd w:val="clear" w:color="auto" w:fill="F1F3F5"/>
    </w:rPr>
  </w:style>
  <w:style w:type="character" w:customStyle="1" w:styleId="75">
    <w:name w:val="OperatorTok"/>
    <w:basedOn w:val="51"/>
    <w:qFormat/>
    <w:uiPriority w:val="0"/>
    <w:rPr>
      <w:rFonts w:ascii="Consolas" w:hAnsi="Consolas"/>
      <w:color w:val="5E5E5E"/>
      <w:sz w:val="22"/>
      <w:shd w:val="clear" w:color="auto" w:fill="F1F3F5"/>
    </w:rPr>
  </w:style>
  <w:style w:type="character" w:customStyle="1" w:styleId="76">
    <w:name w:val="BuiltInTok"/>
    <w:basedOn w:val="51"/>
    <w:qFormat/>
    <w:uiPriority w:val="0"/>
    <w:rPr>
      <w:rFonts w:ascii="Consolas" w:hAnsi="Consolas"/>
      <w:color w:val="003B4F"/>
      <w:sz w:val="22"/>
      <w:shd w:val="clear" w:color="auto" w:fill="F1F3F5"/>
    </w:rPr>
  </w:style>
  <w:style w:type="character" w:customStyle="1" w:styleId="77">
    <w:name w:val="ExtensionTok"/>
    <w:basedOn w:val="51"/>
    <w:qFormat/>
    <w:uiPriority w:val="0"/>
    <w:rPr>
      <w:rFonts w:ascii="Consolas" w:hAnsi="Consolas"/>
      <w:color w:val="003B4F"/>
      <w:sz w:val="22"/>
      <w:shd w:val="clear" w:color="auto" w:fill="F1F3F5"/>
    </w:rPr>
  </w:style>
  <w:style w:type="character" w:customStyle="1" w:styleId="78">
    <w:name w:val="PreprocessorTok"/>
    <w:basedOn w:val="51"/>
    <w:qFormat/>
    <w:uiPriority w:val="0"/>
    <w:rPr>
      <w:rFonts w:ascii="Consolas" w:hAnsi="Consolas"/>
      <w:color w:val="AD0000"/>
      <w:sz w:val="22"/>
      <w:shd w:val="clear" w:color="auto" w:fill="F1F3F5"/>
    </w:rPr>
  </w:style>
  <w:style w:type="character" w:customStyle="1" w:styleId="79">
    <w:name w:val="AttributeTok"/>
    <w:basedOn w:val="51"/>
    <w:qFormat/>
    <w:uiPriority w:val="0"/>
    <w:rPr>
      <w:rFonts w:ascii="Consolas" w:hAnsi="Consolas"/>
      <w:color w:val="657422"/>
      <w:sz w:val="22"/>
      <w:shd w:val="clear" w:color="auto" w:fill="F1F3F5"/>
    </w:rPr>
  </w:style>
  <w:style w:type="character" w:customStyle="1" w:styleId="80">
    <w:name w:val="RegionMarkerTok"/>
    <w:basedOn w:val="51"/>
    <w:qFormat/>
    <w:uiPriority w:val="0"/>
    <w:rPr>
      <w:rFonts w:ascii="Consolas" w:hAnsi="Consolas"/>
      <w:color w:val="003B4F"/>
      <w:sz w:val="22"/>
      <w:shd w:val="clear" w:color="auto" w:fill="F1F3F5"/>
    </w:rPr>
  </w:style>
  <w:style w:type="character" w:customStyle="1" w:styleId="81">
    <w:name w:val="InformationTok"/>
    <w:basedOn w:val="51"/>
    <w:qFormat/>
    <w:uiPriority w:val="0"/>
    <w:rPr>
      <w:rFonts w:ascii="Consolas" w:hAnsi="Consolas"/>
      <w:color w:val="5E5E5E"/>
      <w:sz w:val="22"/>
      <w:shd w:val="clear" w:color="auto" w:fill="F1F3F5"/>
    </w:rPr>
  </w:style>
  <w:style w:type="character" w:customStyle="1" w:styleId="82">
    <w:name w:val="WarningTok"/>
    <w:basedOn w:val="51"/>
    <w:qFormat/>
    <w:uiPriority w:val="0"/>
    <w:rPr>
      <w:rFonts w:ascii="Consolas" w:hAnsi="Consolas"/>
      <w:i/>
      <w:color w:val="5E5E5E"/>
      <w:sz w:val="22"/>
      <w:shd w:val="clear" w:color="auto" w:fill="F1F3F5"/>
    </w:rPr>
  </w:style>
  <w:style w:type="character" w:customStyle="1" w:styleId="83">
    <w:name w:val="AlertTok"/>
    <w:basedOn w:val="51"/>
    <w:qFormat/>
    <w:uiPriority w:val="0"/>
    <w:rPr>
      <w:rFonts w:ascii="Consolas" w:hAnsi="Consolas"/>
      <w:color w:val="AD0000"/>
      <w:sz w:val="22"/>
      <w:shd w:val="clear" w:color="auto" w:fill="F1F3F5"/>
    </w:rPr>
  </w:style>
  <w:style w:type="character" w:customStyle="1" w:styleId="84">
    <w:name w:val="ErrorTok"/>
    <w:basedOn w:val="51"/>
    <w:qFormat/>
    <w:uiPriority w:val="0"/>
    <w:rPr>
      <w:rFonts w:ascii="Consolas" w:hAnsi="Consolas"/>
      <w:color w:val="AD0000"/>
      <w:sz w:val="22"/>
      <w:shd w:val="clear" w:color="auto" w:fill="F1F3F5"/>
    </w:rPr>
  </w:style>
  <w:style w:type="character" w:customStyle="1" w:styleId="85">
    <w:name w:val="NormalTok"/>
    <w:basedOn w:val="51"/>
    <w:qFormat/>
    <w:uiPriority w:val="0"/>
    <w:rPr>
      <w:rFonts w:ascii="Consolas" w:hAnsi="Consolas"/>
      <w:color w:val="003B4F"/>
      <w:sz w:val="22"/>
      <w:shd w:val="clear" w:color="auto" w:fill="F1F3F5"/>
    </w:rPr>
  </w:style>
  <w:style w:type="character" w:customStyle="1" w:styleId="86">
    <w:name w:val="Comment Text Char"/>
    <w:basedOn w:val="12"/>
    <w:link w:val="17"/>
    <w:qFormat/>
    <w:uiPriority w:val="0"/>
    <w:rPr>
      <w:sz w:val="20"/>
      <w:szCs w:val="20"/>
    </w:rPr>
  </w:style>
  <w:style w:type="character" w:customStyle="1" w:styleId="87">
    <w:name w:val="Comment Subject Char"/>
    <w:basedOn w:val="86"/>
    <w:link w:val="18"/>
    <w:qFormat/>
    <w:uiPriority w:val="0"/>
    <w:rPr>
      <w:b/>
      <w:bCs/>
      <w:sz w:val="20"/>
      <w:szCs w:val="20"/>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3956</Words>
  <Characters>22869</Characters>
  <Lines>476</Lines>
  <Paragraphs>209</Paragraphs>
  <TotalTime>2</TotalTime>
  <ScaleCrop>false</ScaleCrop>
  <LinksUpToDate>false</LinksUpToDate>
  <CharactersWithSpaces>26616</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2026-09-21T01:02:00Z</dcterms:created>
  <dc:creator>F.M. Narbona, S. Acevedo, C. Del Río, A. Siegmund, F. Lobos-Roco</dc:creator>
  <cp:lastModifiedBy>felipe</cp:lastModifiedBy>
  <dcterms:modified xsi:type="dcterms:W3CDTF">2026-09-21T23:09:06Z</dcterms:modified>
  <dc:title>Thermodynamic characterization of the marine boundary layer during fog and dew events in the hyperarid coastal climate of the Atacama Desert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2026-09-21</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KSOProductBuildVer">
    <vt:lpwstr>1033-11.1.0.9505</vt:lpwstr>
  </property>
</Properties>
</file>