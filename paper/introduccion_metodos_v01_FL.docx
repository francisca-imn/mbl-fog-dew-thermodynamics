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center"/>
        <w:rPr>
          <w:sz w:val="28"/>
          <w:szCs w:val="28"/>
        </w:rPr>
      </w:pPr>
      <w:r>
        <w:rPr>
          <w:sz w:val="28"/>
          <w:szCs w:val="28"/>
        </w:rPr>
        <w:t>Thermodynamic characterization of the marine boundary layer during fog and dew events in the hyperarid coastal climate of the Atacama Desert</w:t>
      </w:r>
    </w:p>
    <w:p>
      <w:pPr>
        <w:pStyle w:val="30"/>
        <w:jc w:val="center"/>
        <w:rPr>
          <w:sz w:val="20"/>
          <w:szCs w:val="20"/>
          <w:lang w:val="es-ES"/>
        </w:rPr>
      </w:pPr>
      <w:r>
        <w:rPr>
          <w:sz w:val="20"/>
          <w:szCs w:val="20"/>
          <w:lang w:val="es-ES"/>
        </w:rPr>
        <w:t>F.M. Narbona, S. Acevedo, C. Del Río, A. Siegmund, F. Lobos-Roco</w:t>
      </w:r>
    </w:p>
    <w:p>
      <w:pPr>
        <w:pStyle w:val="19"/>
        <w:jc w:val="center"/>
        <w:rPr>
          <w:sz w:val="20"/>
          <w:szCs w:val="20"/>
        </w:rPr>
      </w:pPr>
      <w:r>
        <w:rPr>
          <w:sz w:val="20"/>
          <w:szCs w:val="20"/>
        </w:rPr>
        <w:t>2026-09-05</w:t>
      </w:r>
    </w:p>
    <w:p>
      <w:pPr>
        <w:pStyle w:val="2"/>
        <w:jc w:val="both"/>
        <w:rPr>
          <w:sz w:val="20"/>
          <w:szCs w:val="20"/>
        </w:rPr>
      </w:pPr>
      <w:bookmarkStart w:id="0" w:name="introduction"/>
      <w:r>
        <w:rPr>
          <w:sz w:val="20"/>
          <w:szCs w:val="20"/>
        </w:rPr>
        <w:t>Introduction</w:t>
      </w:r>
    </w:p>
    <w:p>
      <w:pPr>
        <w:pStyle w:val="26"/>
        <w:jc w:val="both"/>
        <w:rPr>
          <w:sz w:val="20"/>
          <w:szCs w:val="20"/>
        </w:rPr>
      </w:pPr>
      <w:r>
        <w:rPr>
          <w:sz w:val="20"/>
          <w:szCs w:val="20"/>
        </w:rPr>
        <w:t xml:space="preserve">In the coastal Atacama Desert, precipitation is almost null (Houston, 2006), </w:t>
      </w:r>
      <w:del w:id="0" w:author="felipe" w:date="2026-09-05T18:53:22Z">
        <w:r>
          <w:rPr>
            <w:rFonts w:hint="default"/>
            <w:sz w:val="20"/>
            <w:szCs w:val="20"/>
            <w:lang w:val="en-US"/>
          </w:rPr>
          <w:delText>so</w:delText>
        </w:r>
      </w:del>
      <w:ins w:id="1" w:author="felipe" w:date="2026-09-05T18:53:22Z">
        <w:r>
          <w:rPr>
            <w:rFonts w:hint="default"/>
            <w:sz w:val="20"/>
            <w:szCs w:val="20"/>
            <w:lang w:val="es"/>
          </w:rPr>
          <w:t>thus</w:t>
        </w:r>
      </w:ins>
      <w:r>
        <w:rPr>
          <w:sz w:val="20"/>
          <w:szCs w:val="20"/>
        </w:rPr>
        <w:t xml:space="preserve"> fog and dew are the main water sources sustaining hyperarid ecosystems and local communities (Lobos-Roco et al., 2024; Río et al., 2021).</w:t>
      </w:r>
      <w:ins w:id="2" w:author="felipe" w:date="2026-09-05T18:53:40Z">
        <w:r>
          <w:rPr>
            <w:rFonts w:hint="default"/>
            <w:sz w:val="20"/>
            <w:szCs w:val="20"/>
            <w:lang w:val="es"/>
          </w:rPr>
          <w:t xml:space="preserve"> </w:t>
        </w:r>
      </w:ins>
      <w:ins w:id="3" w:author="felipe" w:date="2026-09-05T18:53:41Z">
        <w:r>
          <w:rPr>
            <w:rFonts w:hint="default"/>
            <w:sz w:val="20"/>
            <w:szCs w:val="20"/>
            <w:lang w:val="es"/>
          </w:rPr>
          <w:t>I</w:t>
        </w:r>
      </w:ins>
      <w:ins w:id="4" w:author="felipe" w:date="2026-09-05T18:53:43Z">
        <w:r>
          <w:rPr>
            <w:rFonts w:hint="default"/>
            <w:sz w:val="20"/>
            <w:szCs w:val="20"/>
            <w:lang w:val="es"/>
          </w:rPr>
          <w:t>n</w:t>
        </w:r>
      </w:ins>
      <w:ins w:id="5" w:author="felipe" w:date="2026-09-05T18:53:44Z">
        <w:r>
          <w:rPr>
            <w:rFonts w:hint="default"/>
            <w:sz w:val="20"/>
            <w:szCs w:val="20"/>
            <w:lang w:val="es"/>
          </w:rPr>
          <w:t xml:space="preserve"> this</w:t>
        </w:r>
      </w:ins>
      <w:ins w:id="6" w:author="felipe" w:date="2026-09-05T18:53:45Z">
        <w:r>
          <w:rPr>
            <w:rFonts w:hint="default"/>
            <w:sz w:val="20"/>
            <w:szCs w:val="20"/>
            <w:lang w:val="es"/>
          </w:rPr>
          <w:t xml:space="preserve"> area</w:t>
        </w:r>
      </w:ins>
      <w:r>
        <w:rPr>
          <w:sz w:val="20"/>
          <w:szCs w:val="20"/>
        </w:rPr>
        <w:t xml:space="preserve"> </w:t>
      </w:r>
      <w:r>
        <w:rPr>
          <w:i/>
          <w:iCs/>
          <w:sz w:val="20"/>
          <w:szCs w:val="20"/>
        </w:rPr>
        <w:t>Tillandsia landbeckii</w:t>
      </w:r>
      <w:r>
        <w:rPr>
          <w:sz w:val="20"/>
          <w:szCs w:val="20"/>
        </w:rPr>
        <w:t xml:space="preserve"> </w:t>
      </w:r>
      <w:del w:id="7" w:author="felipe" w:date="2026-09-05T18:53:57Z">
        <w:r>
          <w:rPr>
            <w:rFonts w:hint="default"/>
            <w:sz w:val="20"/>
            <w:szCs w:val="20"/>
            <w:lang w:val="en-US"/>
          </w:rPr>
          <w:delText>patches are</w:delText>
        </w:r>
      </w:del>
      <w:ins w:id="8" w:author="felipe" w:date="2026-09-05T18:53:57Z">
        <w:r>
          <w:rPr>
            <w:rFonts w:hint="default"/>
            <w:sz w:val="20"/>
            <w:szCs w:val="20"/>
            <w:lang w:val="es"/>
          </w:rPr>
          <w:t>is</w:t>
        </w:r>
      </w:ins>
      <w:r>
        <w:rPr>
          <w:sz w:val="20"/>
          <w:szCs w:val="20"/>
        </w:rPr>
        <w:t xml:space="preserve"> a classic example of fog dependent vegetation, concentrated within the fog belt between approximately 750 and 1200 m a.s.l. (Cereceda et al., 2008; García et al., 2021), while dew is thought to buffer this species during periods of reduced fog (Jabbusch &amp; Koch, 2025; Latorre et al., 2011</w:t>
      </w:r>
      <w:del w:id="9" w:author="felipe" w:date="2026-09-05T18:54:18Z">
        <w:r>
          <w:rPr>
            <w:sz w:val="20"/>
            <w:szCs w:val="20"/>
          </w:rPr>
          <w:delText>; Lobos-Roco et al., 2024</w:delText>
        </w:r>
      </w:del>
      <w:r>
        <w:rPr>
          <w:sz w:val="20"/>
          <w:szCs w:val="20"/>
        </w:rPr>
        <w:t xml:space="preserve">). Other species share this dependence, including congeneric Tillandsia (Pinto et al., 2006) and fog oasis lichens (Jung et al., 2019). Regarding dew specifically, the cactus </w:t>
      </w:r>
      <w:r>
        <w:rPr>
          <w:i/>
          <w:iCs/>
          <w:sz w:val="20"/>
          <w:szCs w:val="20"/>
        </w:rPr>
        <w:t>Copiapoa cinerea var. haseltoniana</w:t>
      </w:r>
      <w:r>
        <w:rPr>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sz w:val="20"/>
          <w:szCs w:val="20"/>
        </w:rPr>
      </w:pPr>
      <w:r>
        <w:rPr>
          <w:sz w:val="20"/>
          <w:szCs w:val="20"/>
        </w:rPr>
        <w:t xml:space="preserve">Fog and dew are condensation processes that </w:t>
      </w:r>
      <w:del w:id="10" w:author="felipe" w:date="2026-09-05T18:57:27Z">
        <w:r>
          <w:rPr>
            <w:sz w:val="20"/>
            <w:szCs w:val="20"/>
          </w:rPr>
          <w:delText>ocurrs</w:delText>
        </w:r>
      </w:del>
      <w:ins w:id="11" w:author="felipe" w:date="2026-09-05T18:57:27Z">
        <w:r>
          <w:rPr>
            <w:sz w:val="20"/>
            <w:szCs w:val="20"/>
            <w:lang w:val="es"/>
          </w:rPr>
          <w:t>occurs</w:t>
        </w:r>
      </w:ins>
      <w:r>
        <w:rPr>
          <w:sz w:val="20"/>
          <w:szCs w:val="20"/>
        </w:rPr>
        <w:t xml:space="preserve"> within the marine boundary layer (MBL), governed by turbulent mixing (fog), advection and thermal stratification (dew) (Lobos-Roco et al., 2024; Stull, 1988). Fog forms when a moist air parcel saturates, then reaching the dew point (T</w:t>
      </w:r>
      <w:r>
        <w:rPr>
          <w:sz w:val="20"/>
          <w:szCs w:val="20"/>
          <w:vertAlign w:val="subscript"/>
          <w:rPrChange w:id="12" w:author="felipe" w:date="2026-09-05T18:57:54Z">
            <w:rPr>
              <w:sz w:val="20"/>
              <w:szCs w:val="20"/>
            </w:rPr>
          </w:rPrChange>
        </w:rPr>
        <w:t>air</w:t>
      </w:r>
      <w:r>
        <w:rPr>
          <w:sz w:val="20"/>
          <w:szCs w:val="20"/>
        </w:rPr>
        <w:t xml:space="preserve"> ≤ T</w:t>
      </w:r>
      <w:r>
        <w:rPr>
          <w:sz w:val="20"/>
          <w:szCs w:val="20"/>
          <w:vertAlign w:val="subscript"/>
          <w:rPrChange w:id="13" w:author="felipe" w:date="2026-09-05T18:57:58Z">
            <w:rPr>
              <w:sz w:val="20"/>
              <w:szCs w:val="20"/>
            </w:rPr>
          </w:rPrChange>
        </w:rPr>
        <w:t>dew</w:t>
      </w:r>
      <w:r>
        <w:rPr>
          <w:sz w:val="20"/>
          <w:szCs w:val="20"/>
        </w:rPr>
        <w:t>) (Gultepe et al., 2007). In northern Chile, fog results from the advection of marine stratocumulus clouds, which are formed over the South East Pacific (SEP) Ocean under high subsidence promoted by the South Pacific Anticyclone (</w:t>
      </w:r>
      <w:del w:id="14" w:author="felipe" w:date="2026-09-05T18:58:19Z">
        <w:r>
          <w:rPr>
            <w:sz w:val="20"/>
            <w:szCs w:val="20"/>
          </w:rPr>
          <w:delText xml:space="preserve">Cereceda et al., 2002; Cereceda et al., 2008; </w:delText>
        </w:r>
      </w:del>
      <w:r>
        <w:rPr>
          <w:sz w:val="20"/>
          <w:szCs w:val="20"/>
        </w:rPr>
        <w:t xml:space="preserve">Rutllant &amp; Montecino, 2002). This subsidence contrasts with the cold </w:t>
      </w:r>
      <w:ins w:id="15" w:author="felipe" w:date="2026-09-05T19:03:35Z">
        <w:r>
          <w:rPr>
            <w:rFonts w:hint="default"/>
            <w:sz w:val="20"/>
            <w:szCs w:val="20"/>
            <w:lang w:val="es"/>
          </w:rPr>
          <w:t>H</w:t>
        </w:r>
      </w:ins>
      <w:del w:id="16" w:author="felipe" w:date="2026-09-05T19:03:34Z">
        <w:r>
          <w:rPr>
            <w:sz w:val="20"/>
            <w:szCs w:val="20"/>
          </w:rPr>
          <w:delText>h</w:delText>
        </w:r>
      </w:del>
      <w:r>
        <w:rPr>
          <w:sz w:val="20"/>
          <w:szCs w:val="20"/>
        </w:rPr>
        <w:t xml:space="preserve">umboldt </w:t>
      </w:r>
      <w:ins w:id="17" w:author="felipe" w:date="2026-09-05T19:03:39Z">
        <w:r>
          <w:rPr>
            <w:rFonts w:hint="default"/>
            <w:sz w:val="20"/>
            <w:szCs w:val="20"/>
            <w:lang w:val="es"/>
          </w:rPr>
          <w:t>C</w:t>
        </w:r>
      </w:ins>
      <w:del w:id="18" w:author="felipe" w:date="2026-09-05T19:03:38Z">
        <w:r>
          <w:rPr>
            <w:sz w:val="20"/>
            <w:szCs w:val="20"/>
          </w:rPr>
          <w:delText>c</w:delText>
        </w:r>
      </w:del>
      <w:r>
        <w:rPr>
          <w:sz w:val="20"/>
          <w:szCs w:val="20"/>
        </w:rPr>
        <w:t>urrent and the cold water upwelling forming a strong thermal inversion (~20 K) that limits vertical mixing, driving the strat</w:t>
      </w:r>
      <w:ins w:id="19" w:author="felipe" w:date="2026-09-05T18:58:34Z">
        <w:r>
          <w:rPr>
            <w:rFonts w:hint="default"/>
            <w:sz w:val="20"/>
            <w:szCs w:val="20"/>
            <w:lang w:val="es"/>
          </w:rPr>
          <w:t>o</w:t>
        </w:r>
      </w:ins>
      <w:del w:id="20" w:author="felipe" w:date="2026-09-05T18:58:34Z">
        <w:r>
          <w:rPr>
            <w:sz w:val="20"/>
            <w:szCs w:val="20"/>
          </w:rPr>
          <w:delText>i</w:delText>
        </w:r>
      </w:del>
      <w:r>
        <w:rPr>
          <w:sz w:val="20"/>
          <w:szCs w:val="20"/>
        </w:rPr>
        <w:t>cumulus cloud formation</w:t>
      </w:r>
      <w:ins w:id="21" w:author="felipe" w:date="2026-09-05T18:58:56Z">
        <w:r>
          <w:rPr>
            <w:rFonts w:hint="default"/>
            <w:sz w:val="20"/>
            <w:szCs w:val="20"/>
            <w:lang w:val="es"/>
          </w:rPr>
          <w:t xml:space="preserve"> </w:t>
        </w:r>
      </w:ins>
      <w:ins w:id="22" w:author="felipe" w:date="2026-09-05T18:58:54Z">
        <w:r>
          <w:rPr>
            <w:rFonts w:hint="default"/>
            <w:sz w:val="20"/>
            <w:szCs w:val="20"/>
            <w:lang w:val="es"/>
          </w:rPr>
          <w:t>(</w:t>
        </w:r>
      </w:ins>
      <w:ins w:id="23" w:author="felipe" w:date="2026-09-05T18:59:11Z">
        <w:r>
          <w:rPr>
            <w:rFonts w:hint="default"/>
            <w:sz w:val="20"/>
            <w:szCs w:val="20"/>
            <w:lang w:val="es"/>
          </w:rPr>
          <w:t>Esp</w:t>
        </w:r>
      </w:ins>
      <w:ins w:id="24" w:author="felipe" w:date="2026-09-05T18:59:12Z">
        <w:r>
          <w:rPr>
            <w:rFonts w:hint="default"/>
            <w:sz w:val="20"/>
            <w:szCs w:val="20"/>
            <w:lang w:val="es"/>
          </w:rPr>
          <w:t>inoza</w:t>
        </w:r>
      </w:ins>
      <w:ins w:id="25" w:author="felipe" w:date="2026-09-05T18:59:00Z">
        <w:r>
          <w:rPr>
            <w:rFonts w:hint="default"/>
            <w:sz w:val="20"/>
            <w:szCs w:val="20"/>
            <w:lang w:val="es"/>
          </w:rPr>
          <w:t xml:space="preserve"> et</w:t>
        </w:r>
      </w:ins>
      <w:ins w:id="26" w:author="felipe" w:date="2026-09-05T18:59:01Z">
        <w:r>
          <w:rPr>
            <w:rFonts w:hint="default"/>
            <w:sz w:val="20"/>
            <w:szCs w:val="20"/>
            <w:lang w:val="es"/>
          </w:rPr>
          <w:t xml:space="preserve"> al., </w:t>
        </w:r>
      </w:ins>
      <w:ins w:id="27" w:author="felipe" w:date="2026-09-05T18:59:02Z">
        <w:r>
          <w:rPr>
            <w:rFonts w:hint="default"/>
            <w:sz w:val="20"/>
            <w:szCs w:val="20"/>
            <w:lang w:val="es"/>
          </w:rPr>
          <w:t>2024</w:t>
        </w:r>
      </w:ins>
      <w:ins w:id="28" w:author="felipe" w:date="2026-09-05T18:58:54Z">
        <w:r>
          <w:rPr>
            <w:rFonts w:hint="default"/>
            <w:sz w:val="20"/>
            <w:szCs w:val="20"/>
            <w:lang w:val="es"/>
          </w:rPr>
          <w:t>)</w:t>
        </w:r>
      </w:ins>
      <w:r>
        <w:rPr>
          <w:sz w:val="20"/>
          <w:szCs w:val="20"/>
        </w:rPr>
        <w:t>. The anticyclonic circulation in the SEP transports these well-formed str</w:t>
      </w:r>
      <w:ins w:id="29" w:author="felipe" w:date="2026-09-05T18:59:20Z">
        <w:r>
          <w:rPr>
            <w:rFonts w:hint="default"/>
            <w:sz w:val="20"/>
            <w:szCs w:val="20"/>
            <w:lang w:val="es"/>
          </w:rPr>
          <w:t>a</w:t>
        </w:r>
      </w:ins>
      <w:del w:id="30" w:author="felipe" w:date="2026-09-05T18:59:20Z">
        <w:r>
          <w:rPr>
            <w:sz w:val="20"/>
            <w:szCs w:val="20"/>
          </w:rPr>
          <w:delText>s</w:delText>
        </w:r>
      </w:del>
      <w:r>
        <w:rPr>
          <w:sz w:val="20"/>
          <w:szCs w:val="20"/>
        </w:rPr>
        <w:t>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w:t>
      </w:r>
      <w:ins w:id="31" w:author="felipe" w:date="2026-09-05T18:59:51Z">
        <w:r>
          <w:rPr>
            <w:rFonts w:hint="default"/>
            <w:sz w:val="20"/>
            <w:szCs w:val="20"/>
            <w:lang w:val="es"/>
          </w:rPr>
          <w:t>,</w:t>
        </w:r>
      </w:ins>
      <w:r>
        <w:rPr>
          <w:sz w:val="20"/>
          <w:szCs w:val="20"/>
        </w:rPr>
        <w:t xml:space="preserve"> </w:t>
      </w:r>
      <w:del w:id="32" w:author="felipe" w:date="2026-09-05T18:59:52Z">
        <w:r>
          <w:rPr>
            <w:sz w:val="20"/>
            <w:szCs w:val="20"/>
          </w:rPr>
          <w:delText>(</w:delText>
        </w:r>
      </w:del>
      <w:r>
        <w:rPr>
          <w:sz w:val="20"/>
          <w:szCs w:val="20"/>
        </w:rPr>
        <w:t>2024</w:t>
      </w:r>
      <w:del w:id="33" w:author="felipe" w:date="2026-09-05T18:59:54Z">
        <w:r>
          <w:rPr>
            <w:sz w:val="20"/>
            <w:szCs w:val="20"/>
          </w:rPr>
          <w:delText>)</w:delText>
        </w:r>
      </w:del>
      <w:r>
        <w:rPr>
          <w:sz w:val="20"/>
          <w:szCs w:val="20"/>
        </w:rPr>
        <w:t>).</w:t>
      </w:r>
    </w:p>
    <w:p>
      <w:pPr>
        <w:pStyle w:val="3"/>
        <w:jc w:val="both"/>
        <w:rPr>
          <w:sz w:val="20"/>
          <w:szCs w:val="20"/>
        </w:rPr>
      </w:pPr>
      <w:ins w:id="34" w:author="felipe" w:date="2026-09-05T19:00:08Z">
        <w:r>
          <w:rPr>
            <w:rFonts w:hint="default"/>
            <w:sz w:val="20"/>
            <w:szCs w:val="20"/>
            <w:lang w:val="es"/>
          </w:rPr>
          <w:t>I</w:t>
        </w:r>
      </w:ins>
      <w:ins w:id="35" w:author="felipe" w:date="2026-09-05T19:00:09Z">
        <w:r>
          <w:rPr>
            <w:rFonts w:hint="default"/>
            <w:sz w:val="20"/>
            <w:szCs w:val="20"/>
            <w:lang w:val="es"/>
          </w:rPr>
          <w:t>n cont</w:t>
        </w:r>
      </w:ins>
      <w:ins w:id="36" w:author="felipe" w:date="2026-09-05T19:00:10Z">
        <w:r>
          <w:rPr>
            <w:rFonts w:hint="default"/>
            <w:sz w:val="20"/>
            <w:szCs w:val="20"/>
            <w:lang w:val="es"/>
          </w:rPr>
          <w:t>rast</w:t>
        </w:r>
      </w:ins>
      <w:ins w:id="37" w:author="felipe" w:date="2026-09-05T19:00:11Z">
        <w:r>
          <w:rPr>
            <w:rFonts w:hint="default"/>
            <w:sz w:val="20"/>
            <w:szCs w:val="20"/>
            <w:lang w:val="es"/>
          </w:rPr>
          <w:t>,</w:t>
        </w:r>
      </w:ins>
      <w:ins w:id="38" w:author="felipe" w:date="2026-09-05T19:00:12Z">
        <w:r>
          <w:rPr>
            <w:rFonts w:hint="default"/>
            <w:sz w:val="20"/>
            <w:szCs w:val="20"/>
            <w:lang w:val="es"/>
          </w:rPr>
          <w:t xml:space="preserve"> </w:t>
        </w:r>
      </w:ins>
      <w:ins w:id="39" w:author="felipe" w:date="2026-09-05T19:00:13Z">
        <w:r>
          <w:rPr>
            <w:rFonts w:hint="default"/>
            <w:sz w:val="20"/>
            <w:szCs w:val="20"/>
            <w:lang w:val="es"/>
          </w:rPr>
          <w:t>d</w:t>
        </w:r>
      </w:ins>
      <w:del w:id="40" w:author="felipe" w:date="2026-09-05T19:00:13Z">
        <w:r>
          <w:rPr>
            <w:sz w:val="20"/>
            <w:szCs w:val="20"/>
          </w:rPr>
          <w:delText>D</w:delText>
        </w:r>
      </w:del>
      <w:r>
        <w:rPr>
          <w:sz w:val="20"/>
          <w:szCs w:val="20"/>
        </w:rPr>
        <w:t>ew forms over surfaces, which driven by nocturnal radiative cooling, reach the dew point (T</w:t>
      </w:r>
      <w:r>
        <w:rPr>
          <w:sz w:val="20"/>
          <w:szCs w:val="20"/>
          <w:vertAlign w:val="subscript"/>
          <w:rPrChange w:id="41" w:author="felipe" w:date="2026-09-05T19:00:53Z">
            <w:rPr>
              <w:sz w:val="20"/>
              <w:szCs w:val="20"/>
            </w:rPr>
          </w:rPrChange>
        </w:rPr>
        <w:t>surf</w:t>
      </w:r>
      <w:r>
        <w:rPr>
          <w:sz w:val="20"/>
          <w:szCs w:val="20"/>
        </w:rPr>
        <w:t xml:space="preserve"> ≤ T</w:t>
      </w:r>
      <w:r>
        <w:rPr>
          <w:sz w:val="20"/>
          <w:szCs w:val="20"/>
          <w:vertAlign w:val="subscript"/>
          <w:rPrChange w:id="42" w:author="felipe" w:date="2026-09-05T19:00:57Z">
            <w:rPr>
              <w:sz w:val="20"/>
              <w:szCs w:val="20"/>
            </w:rPr>
          </w:rPrChange>
        </w:rPr>
        <w:t>dew</w:t>
      </w:r>
      <w:r>
        <w:rPr>
          <w:sz w:val="20"/>
          <w:szCs w:val="20"/>
        </w:rPr>
        <w:t>), condensing directly on solid surfaces under clear, calm, humid conditions (Monteith, 1957). In terms of thermodynam</w:t>
      </w:r>
      <w:del w:id="43" w:author="felipe" w:date="2026-09-05T19:03:28Z">
        <w:r>
          <w:rPr>
            <w:sz w:val="20"/>
            <w:szCs w:val="20"/>
          </w:rPr>
          <w:delText>c</w:delText>
        </w:r>
      </w:del>
      <w:r>
        <w:rPr>
          <w:sz w:val="20"/>
          <w:szCs w:val="20"/>
        </w:rPr>
        <w:t>i</w:t>
      </w:r>
      <w:ins w:id="44" w:author="felipe" w:date="2026-09-05T19:03:29Z">
        <w:r>
          <w:rPr>
            <w:rFonts w:hint="default"/>
            <w:sz w:val="20"/>
            <w:szCs w:val="20"/>
            <w:lang w:val="es"/>
          </w:rPr>
          <w:t>c</w:t>
        </w:r>
      </w:ins>
      <w:r>
        <w:rPr>
          <w:sz w:val="20"/>
          <w:szCs w:val="20"/>
        </w:rPr>
        <w:t>s, dew forms under a more stable surface layer (∂θ/∂z ≈ 3.8×10⁻³ K m⁻¹) and a net negative vapour tendency (∂q/∂t ≈ −0.25 g kg⁻¹ h⁻¹) (</w:t>
      </w:r>
      <w:r>
        <w:commentReference w:id="0"/>
      </w:r>
      <w:r>
        <w:rPr>
          <w:sz w:val="20"/>
          <w:szCs w:val="20"/>
        </w:rPr>
        <w:t>Lobos-Roco et al., 2024). This contrast shows that</w:t>
      </w:r>
      <w:ins w:id="45" w:author="felipe" w:date="2026-09-05T19:02:16Z">
        <w:r>
          <w:rPr>
            <w:rFonts w:hint="default"/>
            <w:sz w:val="20"/>
            <w:szCs w:val="20"/>
            <w:lang w:val="es"/>
          </w:rPr>
          <w:t xml:space="preserve"> atm</w:t>
        </w:r>
      </w:ins>
      <w:ins w:id="46" w:author="felipe" w:date="2026-09-05T19:02:17Z">
        <w:r>
          <w:rPr>
            <w:rFonts w:hint="default"/>
            <w:sz w:val="20"/>
            <w:szCs w:val="20"/>
            <w:lang w:val="es"/>
          </w:rPr>
          <w:t>ospher</w:t>
        </w:r>
      </w:ins>
      <w:ins w:id="47" w:author="felipe" w:date="2026-09-05T19:02:19Z">
        <w:r>
          <w:rPr>
            <w:rFonts w:hint="default"/>
            <w:sz w:val="20"/>
            <w:szCs w:val="20"/>
            <w:lang w:val="es"/>
          </w:rPr>
          <w:t>ic</w:t>
        </w:r>
      </w:ins>
      <w:r>
        <w:rPr>
          <w:sz w:val="20"/>
          <w:szCs w:val="20"/>
        </w:rPr>
        <w:t xml:space="preserve"> </w:t>
      </w:r>
      <w:del w:id="48" w:author="felipe" w:date="2026-09-05T19:02:07Z">
        <w:r>
          <w:rPr>
            <w:rFonts w:hint="default"/>
            <w:sz w:val="20"/>
            <w:szCs w:val="20"/>
            <w:lang w:val="en-US"/>
          </w:rPr>
          <w:delText>∂θ/∂z</w:delText>
        </w:r>
      </w:del>
      <w:ins w:id="49" w:author="felipe" w:date="2026-09-05T19:02:07Z">
        <w:r>
          <w:rPr>
            <w:rFonts w:hint="default"/>
            <w:sz w:val="20"/>
            <w:szCs w:val="20"/>
            <w:lang w:val="es"/>
          </w:rPr>
          <w:t>t</w:t>
        </w:r>
      </w:ins>
      <w:ins w:id="50" w:author="felipe" w:date="2026-09-05T19:02:08Z">
        <w:r>
          <w:rPr>
            <w:rFonts w:hint="default"/>
            <w:sz w:val="20"/>
            <w:szCs w:val="20"/>
            <w:lang w:val="es"/>
          </w:rPr>
          <w:t>hermal s</w:t>
        </w:r>
      </w:ins>
      <w:ins w:id="51" w:author="felipe" w:date="2026-09-05T19:02:09Z">
        <w:r>
          <w:rPr>
            <w:rFonts w:hint="default"/>
            <w:sz w:val="20"/>
            <w:szCs w:val="20"/>
            <w:lang w:val="es"/>
          </w:rPr>
          <w:t>tabili</w:t>
        </w:r>
      </w:ins>
      <w:ins w:id="52" w:author="felipe" w:date="2026-09-05T19:02:10Z">
        <w:r>
          <w:rPr>
            <w:rFonts w:hint="default"/>
            <w:sz w:val="20"/>
            <w:szCs w:val="20"/>
            <w:lang w:val="es"/>
          </w:rPr>
          <w:t>ty</w:t>
        </w:r>
      </w:ins>
      <w:r>
        <w:rPr>
          <w:sz w:val="20"/>
          <w:szCs w:val="20"/>
        </w:rPr>
        <w:t xml:space="preserve"> is a reliable variable to distinguish between fog and dew, unlike the moisture gradient, which is limited by MBL humidity homogeneity (Lobos-Roco et al., 2024). Contrary, since dew f</w:t>
      </w:r>
      <w:del w:id="53" w:author="felipe" w:date="2026-09-05T19:03:22Z">
        <w:r>
          <w:rPr>
            <w:sz w:val="20"/>
            <w:szCs w:val="20"/>
          </w:rPr>
          <w:delText>r</w:delText>
        </w:r>
      </w:del>
      <w:r>
        <w:rPr>
          <w:sz w:val="20"/>
          <w:szCs w:val="20"/>
        </w:rPr>
        <w:t>o</w:t>
      </w:r>
      <w:ins w:id="54" w:author="felipe" w:date="2026-09-05T19:03:23Z">
        <w:r>
          <w:rPr>
            <w:rFonts w:hint="default"/>
            <w:sz w:val="20"/>
            <w:szCs w:val="20"/>
            <w:lang w:val="es"/>
          </w:rPr>
          <w:t>r</w:t>
        </w:r>
      </w:ins>
      <w:r>
        <w:rPr>
          <w:sz w:val="20"/>
          <w:szCs w:val="20"/>
        </w:rPr>
        <w:t xml:space="preserve">mation reduces the air humidity by </w:t>
      </w:r>
      <w:del w:id="55" w:author="felipe" w:date="2026-09-05T19:03:59Z">
        <w:r>
          <w:rPr>
            <w:sz w:val="20"/>
            <w:szCs w:val="20"/>
          </w:rPr>
          <w:delText>transfering</w:delText>
        </w:r>
      </w:del>
      <w:ins w:id="56" w:author="felipe" w:date="2026-09-05T19:03:59Z">
        <w:r>
          <w:rPr>
            <w:sz w:val="20"/>
            <w:szCs w:val="20"/>
            <w:lang w:val="es"/>
          </w:rPr>
          <w:t>transferring</w:t>
        </w:r>
      </w:ins>
      <w:r>
        <w:rPr>
          <w:sz w:val="20"/>
          <w:szCs w:val="20"/>
        </w:rPr>
        <w:t xml:space="preserve"> it to the surface,</w:t>
      </w:r>
      <w:del w:id="57" w:author="felipe" w:date="2026-09-05T19:04:05Z">
        <w:r>
          <w:rPr>
            <w:sz w:val="20"/>
            <w:szCs w:val="20"/>
          </w:rPr>
          <w:delText xml:space="preserve"> t</w:delText>
        </w:r>
      </w:del>
      <w:del w:id="58" w:author="felipe" w:date="2026-09-05T19:04:04Z">
        <w:r>
          <w:rPr>
            <w:sz w:val="20"/>
            <w:szCs w:val="20"/>
          </w:rPr>
          <w:delText>he</w:delText>
        </w:r>
      </w:del>
      <w:r>
        <w:rPr>
          <w:sz w:val="20"/>
          <w:szCs w:val="20"/>
        </w:rPr>
        <w:t xml:space="preserve"> ∂q/∂t also might play a role in distinguish dew from fog.</w:t>
      </w:r>
    </w:p>
    <w:p>
      <w:pPr>
        <w:pStyle w:val="3"/>
        <w:jc w:val="both"/>
        <w:rPr>
          <w:sz w:val="20"/>
          <w:szCs w:val="20"/>
        </w:rPr>
      </w:pPr>
      <w:r>
        <w:rPr>
          <w:sz w:val="20"/>
          <w:szCs w:val="20"/>
        </w:rPr>
        <w:t xml:space="preserve">Fog and dew can be quantified by measuring their respective collection rates. For that </w:t>
      </w:r>
      <w:del w:id="59" w:author="felipe" w:date="2026-09-05T19:04:28Z">
        <w:r>
          <w:rPr>
            <w:sz w:val="20"/>
            <w:szCs w:val="20"/>
          </w:rPr>
          <w:delText>porpuse</w:delText>
        </w:r>
      </w:del>
      <w:ins w:id="60" w:author="felipe" w:date="2026-09-05T19:04:28Z">
        <w:r>
          <w:rPr>
            <w:sz w:val="20"/>
            <w:szCs w:val="20"/>
            <w:lang w:val="es"/>
          </w:rPr>
          <w:t>purpose</w:t>
        </w:r>
      </w:ins>
      <w:r>
        <w:rPr>
          <w:sz w:val="20"/>
          <w:szCs w:val="20"/>
        </w:rPr>
        <w:t xml:space="preserve">, </w:t>
      </w:r>
      <w:del w:id="61" w:author="felipe" w:date="2026-09-05T19:04:31Z">
        <w:r>
          <w:rPr>
            <w:sz w:val="20"/>
            <w:szCs w:val="20"/>
          </w:rPr>
          <w:delText>standardised</w:delText>
        </w:r>
      </w:del>
      <w:ins w:id="62" w:author="felipe" w:date="2026-09-05T19:04:31Z">
        <w:r>
          <w:rPr>
            <w:sz w:val="20"/>
            <w:szCs w:val="20"/>
            <w:lang w:val="es"/>
          </w:rPr>
          <w:t>standardized</w:t>
        </w:r>
      </w:ins>
      <w:r>
        <w:rPr>
          <w:sz w:val="20"/>
          <w:szCs w:val="20"/>
        </w:rPr>
        <w:t xml:space="preserve"> passive collectors have been developed. On the one hand, the Standard Fog Collector (SFC), collects fog droplets over a 1 m² polypropylene mesh (Schemenauer &amp; Cereceda, 1994). In the Atacama, fog collects rates from 3 to 8 L m</w:t>
      </w:r>
      <w:r>
        <w:rPr>
          <w:sz w:val="20"/>
          <w:szCs w:val="20"/>
          <w:vertAlign w:val="superscript"/>
          <w:rPrChange w:id="63" w:author="felipe" w:date="2026-09-05T19:04:45Z">
            <w:rPr>
              <w:sz w:val="20"/>
              <w:szCs w:val="20"/>
            </w:rPr>
          </w:rPrChange>
        </w:rPr>
        <w:t>-2</w:t>
      </w:r>
      <w:r>
        <w:rPr>
          <w:sz w:val="20"/>
          <w:szCs w:val="20"/>
        </w:rPr>
        <w:t xml:space="preserve"> day</w:t>
      </w:r>
      <w:r>
        <w:rPr>
          <w:sz w:val="20"/>
          <w:szCs w:val="20"/>
          <w:vertAlign w:val="superscript"/>
          <w:rPrChange w:id="64" w:author="felipe" w:date="2026-09-05T19:04:48Z">
            <w:rPr>
              <w:sz w:val="20"/>
              <w:szCs w:val="20"/>
            </w:rPr>
          </w:rPrChange>
        </w:rPr>
        <w:t>-1</w:t>
      </w:r>
      <w:r>
        <w:rPr>
          <w:sz w:val="20"/>
          <w:szCs w:val="20"/>
        </w:rPr>
        <w:t xml:space="preserve"> </w:t>
      </w:r>
      <w:commentRangeStart w:id="1"/>
      <w:r>
        <w:rPr>
          <w:sz w:val="20"/>
          <w:szCs w:val="20"/>
        </w:rPr>
        <w:t>[Larrain2002; Cereceda2008]</w:t>
      </w:r>
      <w:commentRangeEnd w:id="1"/>
      <w:r>
        <w:commentReference w:id="1"/>
      </w:r>
      <w:r>
        <w:rPr>
          <w:sz w:val="20"/>
          <w:szCs w:val="20"/>
        </w:rPr>
        <w:t>.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w:t>
      </w:r>
      <w:del w:id="65" w:author="felipe" w:date="2026-09-05T19:05:31Z">
        <w:r>
          <w:rPr>
            <w:sz w:val="20"/>
            <w:szCs w:val="20"/>
          </w:rPr>
          <w:delText xml:space="preserve"> </w:delText>
        </w:r>
      </w:del>
      <w:del w:id="66" w:author="felipe" w:date="2026-09-05T19:05:30Z">
        <w:r>
          <w:rPr>
            <w:sz w:val="20"/>
            <w:szCs w:val="20"/>
          </w:rPr>
          <w:delText>the</w:delText>
        </w:r>
      </w:del>
      <w:r>
        <w:rPr>
          <w:sz w:val="20"/>
          <w:szCs w:val="20"/>
        </w:rPr>
        <w:t xml:space="preserve"> passive collection, they fail to distinguish between the two phenomena due to an instrumental overlap in their collection periods, which leaves their relative contribution highly uncertain (Lobos-Roco et al., 2024).</w:t>
      </w:r>
    </w:p>
    <w:p>
      <w:pPr>
        <w:pStyle w:val="3"/>
        <w:jc w:val="both"/>
        <w:rPr>
          <w:sz w:val="20"/>
          <w:szCs w:val="20"/>
        </w:rPr>
      </w:pPr>
      <w:r>
        <w:rPr>
          <w:sz w:val="20"/>
          <w:szCs w:val="20"/>
        </w:rPr>
        <w:t>In hyperarid regions,</w:t>
      </w:r>
      <w:r>
        <w:commentReference w:id="2"/>
      </w:r>
      <w:del w:id="67" w:author="felipe" w:date="2026-09-05T19:07:33Z">
        <w:r>
          <w:rPr>
            <w:sz w:val="20"/>
            <w:szCs w:val="20"/>
          </w:rPr>
          <w:delText xml:space="preserve"> </w:delText>
        </w:r>
      </w:del>
      <w:del w:id="68" w:author="felipe" w:date="2026-09-05T19:07:32Z">
        <w:r>
          <w:rPr>
            <w:sz w:val="20"/>
            <w:szCs w:val="20"/>
          </w:rPr>
          <w:delText>where fog and dew constitute the primary water inputs sustaining ecosystems,</w:delText>
        </w:r>
      </w:del>
      <w:r>
        <w:rPr>
          <w:sz w:val="20"/>
          <w:szCs w:val="20"/>
        </w:rPr>
        <w:t xml:space="preserve"> accurately measuring their dynamics is essential to understanding their contribution to the </w:t>
      </w:r>
      <w:del w:id="69" w:author="felipe" w:date="2026-09-05T19:10:51Z">
        <w:r>
          <w:rPr>
            <w:rFonts w:hint="default"/>
            <w:sz w:val="20"/>
            <w:szCs w:val="20"/>
            <w:lang w:val="en-US"/>
          </w:rPr>
          <w:delText>water</w:delText>
        </w:r>
      </w:del>
      <w:ins w:id="70" w:author="felipe" w:date="2026-09-05T19:10:51Z">
        <w:r>
          <w:rPr>
            <w:rFonts w:hint="default"/>
            <w:sz w:val="20"/>
            <w:szCs w:val="20"/>
            <w:lang w:val="es"/>
          </w:rPr>
          <w:t>hydr</w:t>
        </w:r>
      </w:ins>
      <w:ins w:id="71" w:author="felipe" w:date="2026-09-05T19:10:52Z">
        <w:r>
          <w:rPr>
            <w:rFonts w:hint="default"/>
            <w:sz w:val="20"/>
            <w:szCs w:val="20"/>
            <w:lang w:val="es"/>
          </w:rPr>
          <w:t>ologi</w:t>
        </w:r>
      </w:ins>
      <w:ins w:id="72" w:author="felipe" w:date="2026-09-05T19:10:53Z">
        <w:r>
          <w:rPr>
            <w:rFonts w:hint="default"/>
            <w:sz w:val="20"/>
            <w:szCs w:val="20"/>
            <w:lang w:val="es"/>
          </w:rPr>
          <w:t>cal cy</w:t>
        </w:r>
      </w:ins>
      <w:ins w:id="73" w:author="felipe" w:date="2026-09-05T19:10:54Z">
        <w:r>
          <w:rPr>
            <w:rFonts w:hint="default"/>
            <w:sz w:val="20"/>
            <w:szCs w:val="20"/>
            <w:lang w:val="es"/>
          </w:rPr>
          <w:t>cle</w:t>
        </w:r>
      </w:ins>
      <w:r>
        <w:rPr>
          <w:sz w:val="20"/>
          <w:szCs w:val="20"/>
        </w:rPr>
        <w:t xml:space="preserve"> and</w:t>
      </w:r>
      <w:ins w:id="74" w:author="felipe" w:date="2026-09-05T19:10:57Z">
        <w:r>
          <w:rPr>
            <w:rFonts w:hint="default"/>
            <w:sz w:val="20"/>
            <w:szCs w:val="20"/>
            <w:lang w:val="es"/>
          </w:rPr>
          <w:t xml:space="preserve"> the</w:t>
        </w:r>
      </w:ins>
      <w:r>
        <w:rPr>
          <w:sz w:val="20"/>
          <w:szCs w:val="20"/>
        </w:rPr>
        <w:t xml:space="preserve"> carbon balance of these </w:t>
      </w:r>
      <w:ins w:id="75" w:author="felipe" w:date="2026-09-05T19:08:01Z">
        <w:r>
          <w:rPr>
            <w:rFonts w:hint="default"/>
            <w:sz w:val="20"/>
            <w:szCs w:val="20"/>
            <w:lang w:val="es"/>
          </w:rPr>
          <w:t>eco</w:t>
        </w:r>
      </w:ins>
      <w:r>
        <w:rPr>
          <w:sz w:val="20"/>
          <w:szCs w:val="20"/>
        </w:rPr>
        <w:t>systems (</w:t>
      </w:r>
      <w:r>
        <w:commentReference w:id="3"/>
      </w:r>
      <w:del w:id="76" w:author="felipe" w:date="2026-09-05T19:08:06Z">
        <w:r>
          <w:rPr>
            <w:sz w:val="20"/>
            <w:szCs w:val="20"/>
          </w:rPr>
          <w:delText xml:space="preserve">Lobos-Roco et al., 2024; </w:delText>
        </w:r>
      </w:del>
      <w:r>
        <w:rPr>
          <w:sz w:val="20"/>
          <w:szCs w:val="20"/>
        </w:rPr>
        <w:t xml:space="preserve">Wang et al., 2016). </w:t>
      </w:r>
      <w:commentRangeStart w:id="4"/>
      <w:r>
        <w:rPr>
          <w:sz w:val="20"/>
          <w:szCs w:val="20"/>
        </w:rPr>
        <w:t>Both processes supply moisture that biological soil crusts and other surface-dwelling organisms rely on, directly influencing their carbon fixation capacity, which underscores the need for methods that properly constrain the individual contribution of each phenomenon (Chamizo et al., 2021; Li et al., 2025)</w:t>
      </w:r>
      <w:commentRangeEnd w:id="4"/>
      <w:r>
        <w:commentReference w:id="4"/>
      </w:r>
      <w:r>
        <w:rPr>
          <w:sz w:val="20"/>
          <w:szCs w:val="20"/>
        </w:rPr>
        <w:t xml:space="preserve">. In contrast to fog, our understanding of dew remains very limited (Li et al., 2025). Beyond its ecological relevance, this understanding could also benefit local communities by improving water collection technologies and </w:t>
      </w:r>
      <w:commentRangeStart w:id="5"/>
      <w:r>
        <w:rPr>
          <w:sz w:val="20"/>
          <w:szCs w:val="20"/>
        </w:rPr>
        <w:t>informing water related public policy in arid regions</w:t>
      </w:r>
      <w:commentRangeEnd w:id="5"/>
      <w:r>
        <w:commentReference w:id="5"/>
      </w:r>
      <w:r>
        <w:rPr>
          <w:sz w:val="20"/>
          <w:szCs w:val="20"/>
        </w:rPr>
        <w:t>.</w:t>
      </w:r>
    </w:p>
    <w:p>
      <w:pPr>
        <w:pStyle w:val="3"/>
        <w:jc w:val="both"/>
        <w:rPr>
          <w:sz w:val="20"/>
          <w:szCs w:val="20"/>
        </w:rPr>
      </w:pPr>
      <w:r>
        <w:rPr>
          <w:sz w:val="20"/>
          <w:szCs w:val="20"/>
        </w:rPr>
        <w:t xml:space="preserve">In the context of the highly uncertainty that fog and dew collectors produces, in this study we aim to </w:t>
      </w:r>
      <w:ins w:id="77" w:author="felipe" w:date="2026-09-05T19:11:28Z">
        <w:r>
          <w:rPr>
            <w:rFonts w:hint="default"/>
            <w:sz w:val="20"/>
            <w:szCs w:val="20"/>
            <w:lang w:val="es"/>
          </w:rPr>
          <w:t>d</w:t>
        </w:r>
      </w:ins>
      <w:ins w:id="78" w:author="felipe" w:date="2026-09-05T19:11:29Z">
        <w:r>
          <w:rPr>
            <w:rFonts w:hint="default"/>
            <w:sz w:val="20"/>
            <w:szCs w:val="20"/>
            <w:lang w:val="es"/>
          </w:rPr>
          <w:t>istingu</w:t>
        </w:r>
      </w:ins>
      <w:ins w:id="79" w:author="felipe" w:date="2026-09-05T19:11:30Z">
        <w:r>
          <w:rPr>
            <w:rFonts w:hint="default"/>
            <w:sz w:val="20"/>
            <w:szCs w:val="20"/>
            <w:lang w:val="es"/>
          </w:rPr>
          <w:t xml:space="preserve">ish </w:t>
        </w:r>
      </w:ins>
      <w:ins w:id="80" w:author="felipe" w:date="2026-09-05T19:12:02Z">
        <w:r>
          <w:rPr>
            <w:rFonts w:hint="default"/>
            <w:sz w:val="20"/>
            <w:szCs w:val="20"/>
            <w:lang w:val="es"/>
          </w:rPr>
          <w:t>f</w:t>
        </w:r>
      </w:ins>
      <w:ins w:id="81" w:author="felipe" w:date="2026-09-05T19:12:05Z">
        <w:r>
          <w:rPr>
            <w:rFonts w:hint="default"/>
            <w:sz w:val="20"/>
            <w:szCs w:val="20"/>
            <w:lang w:val="es"/>
          </w:rPr>
          <w:t>og</w:t>
        </w:r>
      </w:ins>
      <w:ins w:id="82" w:author="felipe" w:date="2026-09-05T19:12:06Z">
        <w:r>
          <w:rPr>
            <w:rFonts w:hint="default"/>
            <w:sz w:val="20"/>
            <w:szCs w:val="20"/>
            <w:lang w:val="es"/>
          </w:rPr>
          <w:t xml:space="preserve"> fro</w:t>
        </w:r>
      </w:ins>
      <w:ins w:id="83" w:author="felipe" w:date="2026-09-05T19:12:07Z">
        <w:r>
          <w:rPr>
            <w:rFonts w:hint="default"/>
            <w:sz w:val="20"/>
            <w:szCs w:val="20"/>
            <w:lang w:val="es"/>
          </w:rPr>
          <w:t>m dew</w:t>
        </w:r>
      </w:ins>
      <w:ins w:id="84" w:author="felipe" w:date="2026-09-05T19:12:08Z">
        <w:r>
          <w:rPr>
            <w:rFonts w:hint="default"/>
            <w:sz w:val="20"/>
            <w:szCs w:val="20"/>
            <w:lang w:val="es"/>
          </w:rPr>
          <w:t xml:space="preserve"> </w:t>
        </w:r>
      </w:ins>
      <w:ins w:id="85" w:author="felipe" w:date="2026-09-05T19:12:09Z">
        <w:r>
          <w:rPr>
            <w:rFonts w:hint="default"/>
            <w:sz w:val="20"/>
            <w:szCs w:val="20"/>
            <w:lang w:val="es"/>
          </w:rPr>
          <w:t>by anal</w:t>
        </w:r>
      </w:ins>
      <w:ins w:id="86" w:author="felipe" w:date="2026-09-05T19:12:10Z">
        <w:r>
          <w:rPr>
            <w:rFonts w:hint="default"/>
            <w:sz w:val="20"/>
            <w:szCs w:val="20"/>
            <w:lang w:val="es"/>
          </w:rPr>
          <w:t>yzi</w:t>
        </w:r>
      </w:ins>
      <w:ins w:id="87" w:author="felipe" w:date="2026-09-05T19:12:11Z">
        <w:r>
          <w:rPr>
            <w:rFonts w:hint="default"/>
            <w:sz w:val="20"/>
            <w:szCs w:val="20"/>
            <w:lang w:val="es"/>
          </w:rPr>
          <w:t xml:space="preserve">ng </w:t>
        </w:r>
      </w:ins>
      <w:ins w:id="88" w:author="felipe" w:date="2026-09-05T19:11:30Z">
        <w:r>
          <w:rPr>
            <w:rFonts w:hint="default"/>
            <w:sz w:val="20"/>
            <w:szCs w:val="20"/>
            <w:lang w:val="es"/>
          </w:rPr>
          <w:t>th</w:t>
        </w:r>
      </w:ins>
      <w:ins w:id="89" w:author="felipe" w:date="2026-09-05T19:11:31Z">
        <w:r>
          <w:rPr>
            <w:rFonts w:hint="default"/>
            <w:sz w:val="20"/>
            <w:szCs w:val="20"/>
            <w:lang w:val="es"/>
          </w:rPr>
          <w:t>e</w:t>
        </w:r>
      </w:ins>
      <w:ins w:id="90" w:author="felipe" w:date="2026-09-05T19:12:19Z">
        <w:r>
          <w:rPr>
            <w:rFonts w:hint="default"/>
            <w:sz w:val="20"/>
            <w:szCs w:val="20"/>
            <w:lang w:val="es"/>
          </w:rPr>
          <w:t>ir</w:t>
        </w:r>
      </w:ins>
      <w:ins w:id="91" w:author="felipe" w:date="2026-09-05T19:12:21Z">
        <w:r>
          <w:rPr>
            <w:rFonts w:hint="default"/>
            <w:sz w:val="20"/>
            <w:szCs w:val="20"/>
            <w:lang w:val="es"/>
          </w:rPr>
          <w:t xml:space="preserve"> atmo</w:t>
        </w:r>
      </w:ins>
      <w:ins w:id="92" w:author="felipe" w:date="2026-09-05T19:12:22Z">
        <w:r>
          <w:rPr>
            <w:rFonts w:hint="default"/>
            <w:sz w:val="20"/>
            <w:szCs w:val="20"/>
            <w:lang w:val="es"/>
          </w:rPr>
          <w:t>spher</w:t>
        </w:r>
      </w:ins>
      <w:ins w:id="93" w:author="felipe" w:date="2026-09-05T19:12:26Z">
        <w:r>
          <w:rPr>
            <w:rFonts w:hint="default"/>
            <w:sz w:val="20"/>
            <w:szCs w:val="20"/>
            <w:lang w:val="es"/>
          </w:rPr>
          <w:t>ic</w:t>
        </w:r>
      </w:ins>
      <w:ins w:id="94" w:author="felipe" w:date="2026-09-05T19:11:31Z">
        <w:r>
          <w:rPr>
            <w:rFonts w:hint="default"/>
            <w:sz w:val="20"/>
            <w:szCs w:val="20"/>
            <w:lang w:val="es"/>
          </w:rPr>
          <w:t xml:space="preserve"> </w:t>
        </w:r>
      </w:ins>
      <w:ins w:id="95" w:author="felipe" w:date="2026-09-05T19:11:32Z">
        <w:r>
          <w:rPr>
            <w:rFonts w:hint="default"/>
            <w:sz w:val="20"/>
            <w:szCs w:val="20"/>
            <w:lang w:val="es"/>
          </w:rPr>
          <w:t>th</w:t>
        </w:r>
      </w:ins>
      <w:ins w:id="96" w:author="felipe" w:date="2026-09-05T19:11:33Z">
        <w:r>
          <w:rPr>
            <w:rFonts w:hint="default"/>
            <w:sz w:val="20"/>
            <w:szCs w:val="20"/>
            <w:lang w:val="es"/>
          </w:rPr>
          <w:t>ermod</w:t>
        </w:r>
      </w:ins>
      <w:ins w:id="97" w:author="felipe" w:date="2026-09-05T19:11:34Z">
        <w:r>
          <w:rPr>
            <w:rFonts w:hint="default"/>
            <w:sz w:val="20"/>
            <w:szCs w:val="20"/>
            <w:lang w:val="es"/>
          </w:rPr>
          <w:t>yna</w:t>
        </w:r>
      </w:ins>
      <w:ins w:id="98" w:author="felipe" w:date="2026-09-05T19:11:35Z">
        <w:r>
          <w:rPr>
            <w:rFonts w:hint="default"/>
            <w:sz w:val="20"/>
            <w:szCs w:val="20"/>
            <w:lang w:val="es"/>
          </w:rPr>
          <w:t>mic</w:t>
        </w:r>
      </w:ins>
      <w:ins w:id="99" w:author="felipe" w:date="2026-09-05T19:12:29Z">
        <w:r>
          <w:rPr>
            <w:rFonts w:hint="default"/>
            <w:sz w:val="20"/>
            <w:szCs w:val="20"/>
            <w:lang w:val="es"/>
          </w:rPr>
          <w:t xml:space="preserve"> charac</w:t>
        </w:r>
      </w:ins>
      <w:ins w:id="100" w:author="felipe" w:date="2026-09-05T19:12:30Z">
        <w:r>
          <w:rPr>
            <w:rFonts w:hint="default"/>
            <w:sz w:val="20"/>
            <w:szCs w:val="20"/>
            <w:lang w:val="es"/>
          </w:rPr>
          <w:t>teristi</w:t>
        </w:r>
      </w:ins>
      <w:ins w:id="101" w:author="felipe" w:date="2026-09-05T19:12:31Z">
        <w:r>
          <w:rPr>
            <w:rFonts w:hint="default"/>
            <w:sz w:val="20"/>
            <w:szCs w:val="20"/>
            <w:lang w:val="es"/>
          </w:rPr>
          <w:t>cs</w:t>
        </w:r>
      </w:ins>
      <w:ins w:id="102" w:author="felipe" w:date="2026-09-05T19:12:34Z">
        <w:r>
          <w:rPr>
            <w:rFonts w:hint="default"/>
            <w:sz w:val="20"/>
            <w:szCs w:val="20"/>
            <w:lang w:val="es"/>
          </w:rPr>
          <w:t xml:space="preserve">. </w:t>
        </w:r>
      </w:ins>
      <w:ins w:id="103" w:author="felipe" w:date="2026-09-05T19:12:35Z">
        <w:r>
          <w:rPr>
            <w:rFonts w:hint="default"/>
            <w:sz w:val="20"/>
            <w:szCs w:val="20"/>
            <w:lang w:val="es"/>
          </w:rPr>
          <w:t>In par</w:t>
        </w:r>
      </w:ins>
      <w:ins w:id="104" w:author="felipe" w:date="2026-09-05T19:12:36Z">
        <w:r>
          <w:rPr>
            <w:rFonts w:hint="default"/>
            <w:sz w:val="20"/>
            <w:szCs w:val="20"/>
            <w:lang w:val="es"/>
          </w:rPr>
          <w:t>ticula</w:t>
        </w:r>
      </w:ins>
      <w:ins w:id="105" w:author="felipe" w:date="2026-09-05T19:12:37Z">
        <w:r>
          <w:rPr>
            <w:rFonts w:hint="default"/>
            <w:sz w:val="20"/>
            <w:szCs w:val="20"/>
            <w:lang w:val="es"/>
          </w:rPr>
          <w:t>r we ai</w:t>
        </w:r>
      </w:ins>
      <w:ins w:id="106" w:author="felipe" w:date="2026-09-05T19:12:38Z">
        <w:r>
          <w:rPr>
            <w:rFonts w:hint="default"/>
            <w:sz w:val="20"/>
            <w:szCs w:val="20"/>
            <w:lang w:val="es"/>
          </w:rPr>
          <w:t>m to</w:t>
        </w:r>
      </w:ins>
      <w:ins w:id="107" w:author="felipe" w:date="2026-09-05T19:11:36Z">
        <w:r>
          <w:rPr>
            <w:rFonts w:hint="default"/>
            <w:sz w:val="20"/>
            <w:szCs w:val="20"/>
            <w:lang w:val="es"/>
          </w:rPr>
          <w:t xml:space="preserve"> </w:t>
        </w:r>
      </w:ins>
      <w:r>
        <w:rPr>
          <w:sz w:val="20"/>
          <w:szCs w:val="20"/>
        </w:rPr>
        <w:t>answer how do atmospheric stability and humidity tendency differ between fog and dew</w:t>
      </w:r>
      <w:del w:id="108" w:author="felipe" w:date="2026-09-05T19:13:05Z">
        <w:r>
          <w:rPr>
            <w:sz w:val="20"/>
            <w:szCs w:val="20"/>
          </w:rPr>
          <w:delText xml:space="preserve"> </w:delText>
        </w:r>
      </w:del>
      <w:del w:id="109" w:author="felipe" w:date="2026-09-05T19:13:04Z">
        <w:r>
          <w:rPr>
            <w:sz w:val="20"/>
            <w:szCs w:val="20"/>
          </w:rPr>
          <w:delText>events</w:delText>
        </w:r>
      </w:del>
      <w:ins w:id="110" w:author="felipe" w:date="2026-09-05T19:12:47Z">
        <w:r>
          <w:rPr>
            <w:rFonts w:hint="default"/>
            <w:sz w:val="20"/>
            <w:szCs w:val="20"/>
            <w:lang w:val="es"/>
          </w:rPr>
          <w:t xml:space="preserve"> </w:t>
        </w:r>
      </w:ins>
      <w:r>
        <w:rPr>
          <w:sz w:val="20"/>
          <w:szCs w:val="20"/>
        </w:rPr>
        <w:t xml:space="preserve">in the coastal Atacama Desert? We </w:t>
      </w:r>
      <w:del w:id="111" w:author="felipe" w:date="2026-09-05T19:12:56Z">
        <w:r>
          <w:rPr>
            <w:sz w:val="20"/>
            <w:szCs w:val="20"/>
          </w:rPr>
          <w:delText>hypothesise</w:delText>
        </w:r>
      </w:del>
      <w:ins w:id="112" w:author="felipe" w:date="2026-09-05T19:12:56Z">
        <w:r>
          <w:rPr>
            <w:sz w:val="20"/>
            <w:szCs w:val="20"/>
            <w:lang w:val="es"/>
          </w:rPr>
          <w:t>hypothesize</w:t>
        </w:r>
      </w:ins>
      <w:r>
        <w:rPr>
          <w:sz w:val="20"/>
          <w:szCs w:val="20"/>
        </w:rPr>
        <w:t xml:space="preserve"> that dew</w:t>
      </w:r>
      <w:ins w:id="113" w:author="felipe" w:date="2026-09-05T19:13:13Z">
        <w:r>
          <w:rPr>
            <w:rFonts w:hint="default"/>
            <w:sz w:val="20"/>
            <w:szCs w:val="20"/>
            <w:lang w:val="es"/>
          </w:rPr>
          <w:t xml:space="preserve"> co</w:t>
        </w:r>
      </w:ins>
      <w:ins w:id="114" w:author="felipe" w:date="2026-09-05T19:13:14Z">
        <w:r>
          <w:rPr>
            <w:rFonts w:hint="default"/>
            <w:sz w:val="20"/>
            <w:szCs w:val="20"/>
            <w:lang w:val="es"/>
          </w:rPr>
          <w:t>llectio</w:t>
        </w:r>
      </w:ins>
      <w:ins w:id="115" w:author="felipe" w:date="2026-09-05T19:13:15Z">
        <w:r>
          <w:rPr>
            <w:rFonts w:hint="default"/>
            <w:sz w:val="20"/>
            <w:szCs w:val="20"/>
            <w:lang w:val="es"/>
          </w:rPr>
          <w:t>n</w:t>
        </w:r>
      </w:ins>
      <w:del w:id="116" w:author="felipe" w:date="2026-09-05T19:13:08Z">
        <w:r>
          <w:rPr>
            <w:sz w:val="20"/>
            <w:szCs w:val="20"/>
          </w:rPr>
          <w:delText xml:space="preserve"> events</w:delText>
        </w:r>
      </w:del>
      <w:r>
        <w:rPr>
          <w:sz w:val="20"/>
          <w:szCs w:val="20"/>
        </w:rPr>
        <w:t xml:space="preserve"> </w:t>
      </w:r>
      <w:del w:id="117" w:author="felipe" w:date="2026-09-05T19:13:18Z">
        <w:r>
          <w:rPr>
            <w:rFonts w:hint="default"/>
            <w:sz w:val="20"/>
            <w:szCs w:val="20"/>
            <w:lang w:val="en-US"/>
          </w:rPr>
          <w:delText>are</w:delText>
        </w:r>
      </w:del>
      <w:ins w:id="118" w:author="felipe" w:date="2026-09-05T19:13:18Z">
        <w:r>
          <w:rPr>
            <w:rFonts w:hint="default"/>
            <w:sz w:val="20"/>
            <w:szCs w:val="20"/>
            <w:lang w:val="es"/>
          </w:rPr>
          <w:t>i</w:t>
        </w:r>
      </w:ins>
      <w:ins w:id="119" w:author="felipe" w:date="2026-09-05T19:13:19Z">
        <w:r>
          <w:rPr>
            <w:rFonts w:hint="default"/>
            <w:sz w:val="20"/>
            <w:szCs w:val="20"/>
            <w:lang w:val="es"/>
          </w:rPr>
          <w:t>s</w:t>
        </w:r>
      </w:ins>
      <w:r>
        <w:rPr>
          <w:sz w:val="20"/>
          <w:szCs w:val="20"/>
        </w:rPr>
        <w:t xml:space="preserve"> systematically underestimated by standard collectors. Likewise fog and dew show marked difference in the</w:t>
      </w:r>
      <w:ins w:id="120" w:author="felipe" w:date="2026-09-05T19:13:31Z">
        <w:r>
          <w:rPr>
            <w:rFonts w:hint="default"/>
            <w:sz w:val="20"/>
            <w:szCs w:val="20"/>
            <w:lang w:val="es"/>
          </w:rPr>
          <w:t>ir</w:t>
        </w:r>
      </w:ins>
      <w:r>
        <w:rPr>
          <w:sz w:val="20"/>
          <w:szCs w:val="20"/>
        </w:rPr>
        <w:t xml:space="preserve"> atmospheric stability and </w:t>
      </w:r>
      <w:ins w:id="121" w:author="felipe" w:date="2026-09-05T19:13:40Z">
        <w:r>
          <w:rPr>
            <w:rFonts w:hint="default"/>
            <w:sz w:val="20"/>
            <w:szCs w:val="20"/>
            <w:lang w:val="es"/>
          </w:rPr>
          <w:t>speci</w:t>
        </w:r>
      </w:ins>
      <w:ins w:id="122" w:author="felipe" w:date="2026-09-05T19:13:41Z">
        <w:r>
          <w:rPr>
            <w:rFonts w:hint="default"/>
            <w:sz w:val="20"/>
            <w:szCs w:val="20"/>
            <w:lang w:val="es"/>
          </w:rPr>
          <w:t xml:space="preserve">fic </w:t>
        </w:r>
      </w:ins>
      <w:del w:id="123" w:author="felipe" w:date="2026-09-05T19:13:36Z">
        <w:r>
          <w:rPr>
            <w:rFonts w:hint="default"/>
            <w:sz w:val="20"/>
            <w:szCs w:val="20"/>
            <w:lang w:val="en-US"/>
          </w:rPr>
          <w:delText>mositure</w:delText>
        </w:r>
      </w:del>
      <w:ins w:id="124" w:author="felipe" w:date="2026-09-05T19:13:36Z">
        <w:r>
          <w:rPr>
            <w:rFonts w:hint="default"/>
            <w:sz w:val="20"/>
            <w:szCs w:val="20"/>
            <w:lang w:val="es"/>
          </w:rPr>
          <w:t>humidi</w:t>
        </w:r>
      </w:ins>
      <w:ins w:id="125" w:author="felipe" w:date="2026-09-05T19:13:37Z">
        <w:r>
          <w:rPr>
            <w:rFonts w:hint="default"/>
            <w:sz w:val="20"/>
            <w:szCs w:val="20"/>
            <w:lang w:val="es"/>
          </w:rPr>
          <w:t>ty</w:t>
        </w:r>
      </w:ins>
      <w:r>
        <w:rPr>
          <w:sz w:val="20"/>
          <w:szCs w:val="20"/>
        </w:rPr>
        <w:t xml:space="preserve"> tendency. We test three falsifiable hypotheses. Firstly, (occurrence): the frequency of dew events compared to total events exceeds the ones recorded by SDC. Secondly (structure): fog forms under a well-mixed marine boundary layer (lower ∂θ/∂z), dew under a more stratified layer (higher ∂θ/∂z), while ∂q/∂z and </w:t>
      </w:r>
      <w:commentRangeStart w:id="6"/>
      <w:r>
        <w:rPr>
          <w:sz w:val="20"/>
          <w:szCs w:val="20"/>
        </w:rPr>
        <w:t>∂U/∂z</w:t>
      </w:r>
      <w:commentRangeEnd w:id="6"/>
      <w:r>
        <w:commentReference w:id="6"/>
      </w:r>
      <w:r>
        <w:rPr>
          <w:sz w:val="20"/>
          <w:szCs w:val="20"/>
        </w:rPr>
        <w:t xml:space="preserve"> do not discriminate between regimes, as both require a near-saturated, well-mixed vapour column. Thirdly (dynamics): fog is marked by continuous </w:t>
      </w:r>
      <w:del w:id="126" w:author="felipe" w:date="2026-09-05T19:15:21Z">
        <w:r>
          <w:rPr>
            <w:rFonts w:hint="default"/>
            <w:sz w:val="20"/>
            <w:szCs w:val="20"/>
            <w:lang w:val="en-US"/>
          </w:rPr>
          <w:delText>moisture</w:delText>
        </w:r>
      </w:del>
      <w:ins w:id="127" w:author="felipe" w:date="2026-09-05T19:15:21Z">
        <w:r>
          <w:rPr>
            <w:rFonts w:hint="default"/>
            <w:sz w:val="20"/>
            <w:szCs w:val="20"/>
            <w:lang w:val="es"/>
          </w:rPr>
          <w:t>humi</w:t>
        </w:r>
      </w:ins>
      <w:ins w:id="128" w:author="felipe" w:date="2026-09-05T19:15:22Z">
        <w:r>
          <w:rPr>
            <w:rFonts w:hint="default"/>
            <w:sz w:val="20"/>
            <w:szCs w:val="20"/>
            <w:lang w:val="es"/>
          </w:rPr>
          <w:t>dity</w:t>
        </w:r>
      </w:ins>
      <w:r>
        <w:rPr>
          <w:sz w:val="20"/>
          <w:szCs w:val="20"/>
        </w:rPr>
        <w:t xml:space="preserve"> advection (</w:t>
      </w:r>
      <w:r>
        <w:rPr>
          <w:i/>
          <w:iCs/>
          <w:sz w:val="20"/>
          <w:szCs w:val="20"/>
          <w:rPrChange w:id="129" w:author="felipe" w:date="2026-09-05T19:19:54Z">
            <w:rPr>
              <w:sz w:val="20"/>
              <w:szCs w:val="20"/>
            </w:rPr>
          </w:rPrChange>
        </w:rPr>
        <w:t>∂q/∂t</w:t>
      </w:r>
      <w:r>
        <w:rPr>
          <w:sz w:val="20"/>
          <w:szCs w:val="20"/>
        </w:rPr>
        <w:t xml:space="preserve"> &gt; 0), while dew by a surface </w:t>
      </w:r>
      <w:del w:id="130" w:author="felipe" w:date="2026-09-05T19:15:30Z">
        <w:r>
          <w:rPr>
            <w:rFonts w:hint="default"/>
            <w:sz w:val="20"/>
            <w:szCs w:val="20"/>
            <w:lang w:val="en-US"/>
          </w:rPr>
          <w:delText>moisture</w:delText>
        </w:r>
      </w:del>
      <w:ins w:id="131" w:author="felipe" w:date="2026-09-05T19:15:30Z">
        <w:r>
          <w:rPr>
            <w:rFonts w:hint="default"/>
            <w:sz w:val="20"/>
            <w:szCs w:val="20"/>
            <w:lang w:val="es"/>
          </w:rPr>
          <w:t>hu</w:t>
        </w:r>
      </w:ins>
      <w:ins w:id="132" w:author="felipe" w:date="2026-09-05T19:15:31Z">
        <w:r>
          <w:rPr>
            <w:rFonts w:hint="default"/>
            <w:sz w:val="20"/>
            <w:szCs w:val="20"/>
            <w:lang w:val="es"/>
          </w:rPr>
          <w:t>midity</w:t>
        </w:r>
      </w:ins>
      <w:r>
        <w:rPr>
          <w:sz w:val="20"/>
          <w:szCs w:val="20"/>
        </w:rPr>
        <w:t xml:space="preserve"> sink (∂q/∂t ≤ 0), reflecting opposite atmospheric water vapor tendency. To test these hyp</w:t>
      </w:r>
      <w:ins w:id="133" w:author="felipe" w:date="2026-09-05T19:15:43Z">
        <w:r>
          <w:rPr>
            <w:rFonts w:hint="default"/>
            <w:sz w:val="20"/>
            <w:szCs w:val="20"/>
            <w:lang w:val="es"/>
          </w:rPr>
          <w:t>o</w:t>
        </w:r>
      </w:ins>
      <w:del w:id="134" w:author="felipe" w:date="2026-09-05T19:15:43Z">
        <w:r>
          <w:rPr>
            <w:sz w:val="20"/>
            <w:szCs w:val="20"/>
          </w:rPr>
          <w:delText>e</w:delText>
        </w:r>
      </w:del>
      <w:r>
        <w:rPr>
          <w:sz w:val="20"/>
          <w:szCs w:val="20"/>
        </w:rPr>
        <w:t xml:space="preserve">thesis, our </w:t>
      </w:r>
      <w:del w:id="135" w:author="felipe" w:date="2026-09-05T19:15:50Z">
        <w:r>
          <w:rPr>
            <w:rFonts w:hint="default"/>
            <w:sz w:val="20"/>
            <w:szCs w:val="20"/>
            <w:lang w:val="en-US"/>
          </w:rPr>
          <w:delText>methodology</w:delText>
        </w:r>
      </w:del>
      <w:ins w:id="136" w:author="felipe" w:date="2026-09-05T19:15:50Z">
        <w:r>
          <w:rPr>
            <w:rFonts w:hint="default"/>
            <w:sz w:val="20"/>
            <w:szCs w:val="20"/>
            <w:lang w:val="es"/>
          </w:rPr>
          <w:t>re</w:t>
        </w:r>
      </w:ins>
      <w:ins w:id="137" w:author="felipe" w:date="2026-09-05T19:15:51Z">
        <w:r>
          <w:rPr>
            <w:rFonts w:hint="default"/>
            <w:sz w:val="20"/>
            <w:szCs w:val="20"/>
            <w:lang w:val="es"/>
          </w:rPr>
          <w:t>search s</w:t>
        </w:r>
      </w:ins>
      <w:ins w:id="138" w:author="felipe" w:date="2026-09-05T19:15:52Z">
        <w:r>
          <w:rPr>
            <w:rFonts w:hint="default"/>
            <w:sz w:val="20"/>
            <w:szCs w:val="20"/>
            <w:lang w:val="es"/>
          </w:rPr>
          <w:t>trategy</w:t>
        </w:r>
      </w:ins>
      <w:r>
        <w:rPr>
          <w:sz w:val="20"/>
          <w:szCs w:val="20"/>
        </w:rPr>
        <w:t xml:space="preserve"> was based a combination of in-situ meteorological observations from a </w:t>
      </w:r>
      <w:del w:id="139" w:author="felipe" w:date="2026-09-05T19:16:04Z">
        <w:r>
          <w:rPr>
            <w:sz w:val="20"/>
            <w:szCs w:val="20"/>
          </w:rPr>
          <w:delText>topohgraphic</w:delText>
        </w:r>
      </w:del>
      <w:ins w:id="140" w:author="felipe" w:date="2026-09-05T19:16:04Z">
        <w:r>
          <w:rPr>
            <w:sz w:val="20"/>
            <w:szCs w:val="20"/>
            <w:lang w:val="es"/>
          </w:rPr>
          <w:t>topographic</w:t>
        </w:r>
      </w:ins>
      <w:r>
        <w:rPr>
          <w:sz w:val="20"/>
          <w:szCs w:val="20"/>
        </w:rPr>
        <w:t xml:space="preserve"> transect and satellite information </w:t>
      </w:r>
      <w:del w:id="141" w:author="felipe" w:date="2026-09-05T19:16:09Z">
        <w:r>
          <w:rPr>
            <w:sz w:val="20"/>
            <w:szCs w:val="20"/>
          </w:rPr>
          <w:delText>retieved</w:delText>
        </w:r>
      </w:del>
      <w:ins w:id="142" w:author="felipe" w:date="2026-09-05T19:16:09Z">
        <w:r>
          <w:rPr>
            <w:sz w:val="20"/>
            <w:szCs w:val="20"/>
            <w:lang w:val="es"/>
          </w:rPr>
          <w:t>retrieve</w:t>
        </w:r>
      </w:ins>
      <w:ins w:id="143" w:author="felipe" w:date="2026-09-05T19:16:11Z">
        <w:r>
          <w:rPr>
            <w:rFonts w:hint="default"/>
            <w:sz w:val="20"/>
            <w:szCs w:val="20"/>
            <w:lang w:val="es"/>
          </w:rPr>
          <w:t>d</w:t>
        </w:r>
      </w:ins>
      <w:r>
        <w:rPr>
          <w:sz w:val="20"/>
          <w:szCs w:val="20"/>
        </w:rPr>
        <w:t xml:space="preserve"> from GOES satellite. This</w:t>
      </w:r>
      <w:del w:id="144" w:author="felipe" w:date="2026-09-05T19:16:16Z">
        <w:r>
          <w:rPr>
            <w:sz w:val="20"/>
            <w:szCs w:val="20"/>
          </w:rPr>
          <w:delText>e</w:delText>
        </w:r>
      </w:del>
      <w:r>
        <w:rPr>
          <w:sz w:val="20"/>
          <w:szCs w:val="20"/>
        </w:rPr>
        <w:t xml:space="preserve"> manuscript is structured as follows. Section 2 describes the study area and the methods used to quantify the variables required to test our three falsifiable hypotheses. </w:t>
      </w:r>
      <w:del w:id="145" w:author="felipe" w:date="2026-09-05T19:16:35Z">
        <w:r>
          <w:rPr>
            <w:sz w:val="20"/>
            <w:szCs w:val="20"/>
          </w:rPr>
          <w:delText xml:space="preserve">In </w:delText>
        </w:r>
      </w:del>
      <w:r>
        <w:rPr>
          <w:sz w:val="20"/>
          <w:szCs w:val="20"/>
        </w:rPr>
        <w:t xml:space="preserve">Section 3 </w:t>
      </w:r>
      <w:del w:id="146" w:author="felipe" w:date="2026-09-05T19:16:39Z">
        <w:r>
          <w:rPr>
            <w:sz w:val="20"/>
            <w:szCs w:val="20"/>
          </w:rPr>
          <w:delText xml:space="preserve">we </w:delText>
        </w:r>
      </w:del>
      <w:r>
        <w:rPr>
          <w:sz w:val="20"/>
          <w:szCs w:val="20"/>
        </w:rPr>
        <w:t>present</w:t>
      </w:r>
      <w:ins w:id="147" w:author="felipe" w:date="2026-09-05T19:16:41Z">
        <w:r>
          <w:rPr>
            <w:rFonts w:hint="default"/>
            <w:sz w:val="20"/>
            <w:szCs w:val="20"/>
            <w:lang w:val="es"/>
          </w:rPr>
          <w:t>s</w:t>
        </w:r>
      </w:ins>
      <w:r>
        <w:rPr>
          <w:sz w:val="20"/>
          <w:szCs w:val="20"/>
        </w:rPr>
        <w:t xml:space="preserve"> our results, which are organized into three sub-sections,: (</w:t>
      </w:r>
      <w:ins w:id="148" w:author="felipe" w:date="2026-09-05T19:16:48Z">
        <w:r>
          <w:rPr>
            <w:rFonts w:hint="default"/>
            <w:sz w:val="20"/>
            <w:szCs w:val="20"/>
            <w:lang w:val="es"/>
          </w:rPr>
          <w:t>3</w:t>
        </w:r>
      </w:ins>
      <w:ins w:id="149" w:author="felipe" w:date="2026-09-05T19:16:49Z">
        <w:r>
          <w:rPr>
            <w:rFonts w:hint="default"/>
            <w:sz w:val="20"/>
            <w:szCs w:val="20"/>
            <w:lang w:val="es"/>
          </w:rPr>
          <w:t>.</w:t>
        </w:r>
      </w:ins>
      <w:r>
        <w:rPr>
          <w:sz w:val="20"/>
          <w:szCs w:val="20"/>
        </w:rPr>
        <w:t>1) the occurrence of fog and dew events, (</w:t>
      </w:r>
      <w:ins w:id="150" w:author="felipe" w:date="2026-09-05T19:16:53Z">
        <w:r>
          <w:rPr>
            <w:rFonts w:hint="default"/>
            <w:sz w:val="20"/>
            <w:szCs w:val="20"/>
            <w:lang w:val="es"/>
          </w:rPr>
          <w:t>3.</w:t>
        </w:r>
      </w:ins>
      <w:r>
        <w:rPr>
          <w:sz w:val="20"/>
          <w:szCs w:val="20"/>
        </w:rPr>
        <w:t>2) the vertical thermodynamic structure of the boundary layer under each regime, and (3</w:t>
      </w:r>
      <w:ins w:id="151" w:author="felipe" w:date="2026-09-05T19:17:00Z">
        <w:r>
          <w:rPr>
            <w:rFonts w:hint="default"/>
            <w:sz w:val="20"/>
            <w:szCs w:val="20"/>
            <w:lang w:val="es"/>
          </w:rPr>
          <w:t>.3</w:t>
        </w:r>
      </w:ins>
      <w:r>
        <w:rPr>
          <w:sz w:val="20"/>
          <w:szCs w:val="20"/>
        </w:rPr>
        <w:t>) the temporal evolution of specific humidity</w:t>
      </w:r>
      <w:r>
        <w:commentReference w:id="7"/>
      </w:r>
      <w:del w:id="152" w:author="felipe" w:date="2026-09-05T19:17:10Z">
        <w:r>
          <w:rPr>
            <w:sz w:val="20"/>
            <w:szCs w:val="20"/>
          </w:rPr>
          <w:delText xml:space="preserve"> </w:delText>
        </w:r>
      </w:del>
      <w:del w:id="153" w:author="felipe" w:date="2026-09-05T19:17:09Z">
        <w:r>
          <w:rPr>
            <w:sz w:val="20"/>
            <w:szCs w:val="20"/>
          </w:rPr>
          <w:delText>and its associated moisture tendency</w:delText>
        </w:r>
      </w:del>
      <w:r>
        <w:rPr>
          <w:sz w:val="20"/>
          <w:szCs w:val="20"/>
        </w:rPr>
        <w:t>. Building upon our results, Section 4 discusses these findings in light of the existing literature. Finally, Section 5 offers conclusions and future prospects of this study.</w:t>
      </w:r>
    </w:p>
    <w:bookmarkEnd w:id="0"/>
    <w:p>
      <w:pPr>
        <w:pStyle w:val="2"/>
        <w:jc w:val="both"/>
        <w:rPr>
          <w:sz w:val="20"/>
          <w:szCs w:val="20"/>
        </w:rPr>
      </w:pPr>
      <w:bookmarkStart w:id="1" w:name="outline-methods"/>
      <w:commentRangeStart w:id="8"/>
      <w:r>
        <w:rPr>
          <w:sz w:val="20"/>
          <w:szCs w:val="20"/>
        </w:rPr>
        <w:t>Outline methods</w:t>
      </w:r>
      <w:commentRangeEnd w:id="8"/>
      <w:r>
        <w:rPr>
          <w:rStyle w:val="16"/>
          <w:sz w:val="20"/>
          <w:szCs w:val="20"/>
        </w:rPr>
        <w:commentReference w:id="8"/>
      </w:r>
    </w:p>
    <w:p>
      <w:pPr>
        <w:pStyle w:val="4"/>
        <w:jc w:val="both"/>
        <w:rPr>
          <w:sz w:val="20"/>
          <w:szCs w:val="20"/>
        </w:rPr>
      </w:pPr>
      <w:bookmarkStart w:id="2" w:name="study-area-cerro-oyarbide"/>
      <w:r>
        <w:rPr>
          <w:sz w:val="20"/>
          <w:szCs w:val="20"/>
        </w:rPr>
        <w:t>Study area: Cerro Oyarbide</w:t>
      </w:r>
    </w:p>
    <w:p>
      <w:pPr>
        <w:pStyle w:val="26"/>
        <w:jc w:val="both"/>
        <w:rPr>
          <w:sz w:val="20"/>
          <w:szCs w:val="20"/>
        </w:rPr>
      </w:pPr>
    </w:p>
    <w:p>
      <w:pPr>
        <w:pStyle w:val="3"/>
        <w:jc w:val="both"/>
        <w:rPr>
          <w:sz w:val="20"/>
          <w:szCs w:val="20"/>
        </w:rPr>
      </w:pPr>
      <w:commentRangeStart w:id="9"/>
      <w:commentRangeStart w:id="10"/>
      <w:r>
        <w:rPr>
          <w:sz w:val="20"/>
          <w:szCs w:val="20"/>
        </w:rPr>
        <w:drawing>
          <wp:inline distT="0" distB="0" distL="0" distR="0">
            <wp:extent cx="4000500" cy="299720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4000500" cy="2997525"/>
                    </a:xfrm>
                    <a:prstGeom prst="rect">
                      <a:avLst/>
                    </a:prstGeom>
                    <a:noFill/>
                    <a:ln w="9525">
                      <a:noFill/>
                    </a:ln>
                  </pic:spPr>
                </pic:pic>
              </a:graphicData>
            </a:graphic>
          </wp:inline>
        </w:drawing>
      </w:r>
      <w:commentRangeEnd w:id="9"/>
      <w:r>
        <w:commentReference w:id="9"/>
      </w:r>
      <w:commentRangeEnd w:id="10"/>
      <w:r>
        <w:rPr>
          <w:rStyle w:val="16"/>
          <w:sz w:val="20"/>
          <w:szCs w:val="20"/>
        </w:rPr>
        <w:commentReference w:id="10"/>
      </w:r>
    </w:p>
    <w:p>
      <w:pPr>
        <w:pStyle w:val="27"/>
        <w:numPr>
          <w:ilvl w:val="0"/>
          <w:numId w:val="1"/>
        </w:numPr>
        <w:jc w:val="both"/>
        <w:rPr>
          <w:sz w:val="20"/>
          <w:szCs w:val="20"/>
        </w:rPr>
      </w:pPr>
      <w:r>
        <w:rPr>
          <w:sz w:val="20"/>
          <w:szCs w:val="20"/>
        </w:rPr>
        <w:t xml:space="preserve">The research is being conducted on Cerro Oyarbide (~20.61° S, 70.07° W). It is located in the Coastal Range, above the Diego Aracena International Airport of Iquique and about 11 km inland from the coast; its hyper-arid conditions allow the development of </w:t>
      </w:r>
      <w:r>
        <w:rPr>
          <w:i/>
          <w:iCs/>
          <w:sz w:val="20"/>
          <w:szCs w:val="20"/>
        </w:rPr>
        <w:t>Tillandsia landbeckii</w:t>
      </w:r>
      <w:r>
        <w:rPr>
          <w:sz w:val="20"/>
          <w:szCs w:val="20"/>
        </w:rPr>
        <w:t xml:space="preserve"> hill fields between 900 and 1300 m above sea level.</w:t>
      </w:r>
    </w:p>
    <w:p>
      <w:pPr>
        <w:pStyle w:val="27"/>
        <w:numPr>
          <w:ilvl w:val="0"/>
          <w:numId w:val="1"/>
        </w:numPr>
        <w:jc w:val="both"/>
        <w:rPr>
          <w:sz w:val="20"/>
          <w:szCs w:val="20"/>
        </w:rPr>
      </w:pPr>
      <w:r>
        <w:rPr>
          <w:sz w:val="20"/>
          <w:szCs w:val="20"/>
        </w:rPr>
        <w:t xml:space="preserve">It functions as a natural laboratory for </w:t>
      </w:r>
      <w:del w:id="154" w:author="felipe" w:date="2026-09-05T19:21:52Z">
        <w:r>
          <w:rPr>
            <w:rFonts w:hint="default"/>
            <w:sz w:val="20"/>
            <w:szCs w:val="20"/>
            <w:lang w:val="en-US"/>
          </w:rPr>
          <w:delText>this problem</w:delText>
        </w:r>
      </w:del>
      <w:ins w:id="155" w:author="felipe" w:date="2026-09-05T19:21:52Z">
        <w:r>
          <w:rPr>
            <w:rFonts w:hint="default"/>
            <w:sz w:val="20"/>
            <w:szCs w:val="20"/>
            <w:lang w:val="es"/>
          </w:rPr>
          <w:t>stu</w:t>
        </w:r>
      </w:ins>
      <w:ins w:id="156" w:author="felipe" w:date="2026-09-05T19:21:53Z">
        <w:r>
          <w:rPr>
            <w:rFonts w:hint="default"/>
            <w:sz w:val="20"/>
            <w:szCs w:val="20"/>
            <w:lang w:val="es"/>
          </w:rPr>
          <w:t>dy f</w:t>
        </w:r>
      </w:ins>
      <w:ins w:id="157" w:author="felipe" w:date="2026-09-05T19:21:54Z">
        <w:r>
          <w:rPr>
            <w:rFonts w:hint="default"/>
            <w:sz w:val="20"/>
            <w:szCs w:val="20"/>
            <w:lang w:val="es"/>
          </w:rPr>
          <w:t>og and d</w:t>
        </w:r>
      </w:ins>
      <w:ins w:id="158" w:author="felipe" w:date="2026-09-05T19:21:55Z">
        <w:r>
          <w:rPr>
            <w:rFonts w:hint="default"/>
            <w:sz w:val="20"/>
            <w:szCs w:val="20"/>
            <w:lang w:val="es"/>
          </w:rPr>
          <w:t>ew</w:t>
        </w:r>
      </w:ins>
      <w:r>
        <w:rPr>
          <w:sz w:val="20"/>
          <w:szCs w:val="20"/>
        </w:rPr>
        <w:t xml:space="preserve">. A continuous </w:t>
      </w:r>
      <w:del w:id="159" w:author="felipe" w:date="2026-09-05T19:22:02Z">
        <w:r>
          <w:rPr>
            <w:rFonts w:hint="default"/>
            <w:sz w:val="20"/>
            <w:szCs w:val="20"/>
            <w:lang w:val="en-US"/>
          </w:rPr>
          <w:delText>altitudinal</w:delText>
        </w:r>
      </w:del>
      <w:ins w:id="160" w:author="felipe" w:date="2026-09-05T19:22:02Z">
        <w:r>
          <w:rPr>
            <w:rFonts w:hint="default"/>
            <w:sz w:val="20"/>
            <w:szCs w:val="20"/>
            <w:lang w:val="es"/>
          </w:rPr>
          <w:t>topogra</w:t>
        </w:r>
      </w:ins>
      <w:ins w:id="161" w:author="felipe" w:date="2026-09-05T19:22:03Z">
        <w:r>
          <w:rPr>
            <w:rFonts w:hint="default"/>
            <w:sz w:val="20"/>
            <w:szCs w:val="20"/>
            <w:lang w:val="es"/>
          </w:rPr>
          <w:t>phic</w:t>
        </w:r>
      </w:ins>
      <w:r>
        <w:rPr>
          <w:sz w:val="20"/>
          <w:szCs w:val="20"/>
        </w:rPr>
        <w:t xml:space="preserve"> gradient of 8 stations (518–1354 m a.s.l.) crosses exactly the band where regional stratocumulus fog concentrates </w:t>
      </w:r>
      <w:commentRangeStart w:id="11"/>
      <w:r>
        <w:rPr>
          <w:sz w:val="20"/>
          <w:szCs w:val="20"/>
        </w:rPr>
        <w:t xml:space="preserve">(~750 m a.s.l., Cereceda et al. 2008) </w:t>
      </w:r>
      <w:commentRangeEnd w:id="11"/>
      <w:r>
        <w:rPr>
          <w:rStyle w:val="16"/>
          <w:sz w:val="20"/>
          <w:szCs w:val="20"/>
        </w:rPr>
        <w:commentReference w:id="11"/>
      </w:r>
      <w:r>
        <w:rPr>
          <w:sz w:val="20"/>
          <w:szCs w:val="20"/>
        </w:rPr>
        <w:t>and where fog and dew co-occur frequently, the ambiguity this study</w:t>
      </w:r>
      <w:del w:id="162" w:author="felipe" w:date="2026-09-05T19:22:25Z">
        <w:r>
          <w:rPr>
            <w:rFonts w:hint="default"/>
            <w:sz w:val="20"/>
            <w:szCs w:val="20"/>
            <w:lang w:val="en-US"/>
          </w:rPr>
          <w:delText xml:space="preserve"> seeks</w:delText>
        </w:r>
      </w:del>
      <w:ins w:id="163" w:author="felipe" w:date="2026-09-05T19:22:25Z">
        <w:r>
          <w:rPr>
            <w:rFonts w:hint="default"/>
            <w:sz w:val="20"/>
            <w:szCs w:val="20"/>
            <w:lang w:val="es"/>
          </w:rPr>
          <w:t xml:space="preserve"> </w:t>
        </w:r>
      </w:ins>
      <w:ins w:id="164" w:author="felipe" w:date="2026-09-05T19:22:26Z">
        <w:r>
          <w:rPr>
            <w:rFonts w:hint="default"/>
            <w:sz w:val="20"/>
            <w:szCs w:val="20"/>
            <w:lang w:val="es"/>
          </w:rPr>
          <w:t>aim</w:t>
        </w:r>
      </w:ins>
      <w:r>
        <w:rPr>
          <w:sz w:val="20"/>
          <w:szCs w:val="20"/>
        </w:rPr>
        <w:t xml:space="preserve"> to resolve.</w:t>
      </w:r>
    </w:p>
    <w:p>
      <w:pPr>
        <w:pStyle w:val="27"/>
        <w:numPr>
          <w:ilvl w:val="0"/>
          <w:numId w:val="1"/>
        </w:numPr>
        <w:jc w:val="both"/>
        <w:rPr>
          <w:sz w:val="20"/>
          <w:szCs w:val="20"/>
        </w:rPr>
      </w:pPr>
      <w:r>
        <w:rPr>
          <w:sz w:val="20"/>
          <w:szCs w:val="20"/>
        </w:rPr>
        <w:t xml:space="preserve">The main station OYA1211 is located within one of these </w:t>
      </w:r>
      <w:r>
        <w:rPr>
          <w:i/>
          <w:iCs/>
          <w:sz w:val="20"/>
          <w:szCs w:val="20"/>
        </w:rPr>
        <w:t>Tillandsia landbeckii</w:t>
      </w:r>
      <w:r>
        <w:rPr>
          <w:sz w:val="20"/>
          <w:szCs w:val="20"/>
        </w:rPr>
        <w:t xml:space="preserve"> </w:t>
      </w:r>
      <w:del w:id="165" w:author="felipe" w:date="2026-09-05T19:22:50Z">
        <w:r>
          <w:rPr>
            <w:rFonts w:hint="default"/>
            <w:sz w:val="20"/>
            <w:szCs w:val="20"/>
            <w:lang w:val="en-US"/>
          </w:rPr>
          <w:delText>patches</w:delText>
        </w:r>
      </w:del>
      <w:ins w:id="166" w:author="felipe" w:date="2026-09-05T19:22:50Z">
        <w:r>
          <w:rPr>
            <w:rFonts w:hint="default"/>
            <w:sz w:val="20"/>
            <w:szCs w:val="20"/>
            <w:lang w:val="es"/>
          </w:rPr>
          <w:t>field</w:t>
        </w:r>
      </w:ins>
      <w:ins w:id="167" w:author="felipe" w:date="2026-09-05T19:22:51Z">
        <w:r>
          <w:rPr>
            <w:rFonts w:hint="default"/>
            <w:sz w:val="20"/>
            <w:szCs w:val="20"/>
            <w:lang w:val="es"/>
          </w:rPr>
          <w:t>s</w:t>
        </w:r>
      </w:ins>
      <w:r>
        <w:rPr>
          <w:sz w:val="20"/>
          <w:szCs w:val="20"/>
        </w:rPr>
        <w:t>, allowing direct characterization of the atmosphere-biosphere interaction at the same point where the classification protocol is anchored.</w:t>
      </w:r>
    </w:p>
    <w:p>
      <w:pPr>
        <w:pStyle w:val="27"/>
        <w:numPr>
          <w:ilvl w:val="0"/>
          <w:numId w:val="1"/>
        </w:numPr>
        <w:jc w:val="both"/>
        <w:rPr>
          <w:sz w:val="20"/>
          <w:szCs w:val="20"/>
        </w:rPr>
      </w:pPr>
      <w:r>
        <w:rPr>
          <w:sz w:val="20"/>
          <w:szCs w:val="20"/>
        </w:rPr>
        <w:t>The coastal baseline is built from the records of the Diego Aracena International Airport of Iquique (48 m a.s.l.), a station aligned latitudinally with the transect.</w:t>
      </w:r>
    </w:p>
    <w:bookmarkEnd w:id="2"/>
    <w:p>
      <w:pPr>
        <w:pStyle w:val="4"/>
        <w:jc w:val="both"/>
        <w:rPr>
          <w:sz w:val="20"/>
          <w:szCs w:val="20"/>
        </w:rPr>
      </w:pPr>
      <w:bookmarkStart w:id="3" w:name="data-and-instrumentation"/>
      <w:r>
        <w:rPr>
          <w:sz w:val="20"/>
          <w:szCs w:val="20"/>
        </w:rPr>
        <w:t>Data and instrumentation</w:t>
      </w:r>
    </w:p>
    <w:p>
      <w:pPr>
        <w:pStyle w:val="26"/>
        <w:jc w:val="both"/>
        <w:rPr>
          <w:sz w:val="20"/>
          <w:szCs w:val="20"/>
        </w:rPr>
      </w:pPr>
      <w:commentRangeStart w:id="12"/>
      <w:r>
        <w:rPr>
          <w:sz w:val="20"/>
          <w:szCs w:val="20"/>
        </w:rPr>
        <w:drawing>
          <wp:inline distT="0" distB="0" distL="0" distR="0">
            <wp:extent cx="3200400" cy="225425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7"/>
                    <a:stretch>
                      <a:fillRect/>
                    </a:stretch>
                  </pic:blipFill>
                  <pic:spPr>
                    <a:xfrm>
                      <a:off x="0" y="0"/>
                      <a:ext cx="3200400" cy="2254827"/>
                    </a:xfrm>
                    <a:prstGeom prst="rect">
                      <a:avLst/>
                    </a:prstGeom>
                    <a:noFill/>
                    <a:ln w="9525">
                      <a:noFill/>
                    </a:ln>
                  </pic:spPr>
                </pic:pic>
              </a:graphicData>
            </a:graphic>
          </wp:inline>
        </w:drawing>
      </w:r>
      <w:commentRangeEnd w:id="12"/>
      <w:r>
        <w:commentReference w:id="12"/>
      </w:r>
    </w:p>
    <w:p>
      <w:pPr>
        <w:pStyle w:val="27"/>
        <w:numPr>
          <w:ilvl w:val="0"/>
          <w:numId w:val="1"/>
        </w:numPr>
        <w:jc w:val="both"/>
        <w:rPr>
          <w:sz w:val="20"/>
          <w:szCs w:val="20"/>
        </w:rPr>
      </w:pPr>
      <w:r>
        <w:rPr>
          <w:sz w:val="20"/>
          <w:szCs w:val="20"/>
        </w:rPr>
        <w:t xml:space="preserve">Full-year dataset (2024) at 10-minute resolution, processed in R with tidyverse. </w:t>
      </w:r>
      <w:commentRangeStart w:id="13"/>
      <w:r>
        <w:rPr>
          <w:sz w:val="20"/>
          <w:szCs w:val="20"/>
        </w:rPr>
        <w:t>Variables</w:t>
      </w:r>
      <w:commentRangeEnd w:id="13"/>
      <w:r>
        <w:commentReference w:id="13"/>
      </w:r>
      <w:r>
        <w:rPr>
          <w:sz w:val="20"/>
          <w:szCs w:val="20"/>
        </w:rPr>
        <w:t xml:space="preserve"> used: air temperature, relative humidity, wind</w:t>
      </w:r>
      <w:ins w:id="168" w:author="felipe" w:date="2026-09-05T19:26:31Z">
        <w:r>
          <w:rPr>
            <w:rFonts w:hint="default"/>
            <w:sz w:val="20"/>
            <w:szCs w:val="20"/>
            <w:lang w:val="es"/>
          </w:rPr>
          <w:t xml:space="preserve"> spe</w:t>
        </w:r>
      </w:ins>
      <w:ins w:id="169" w:author="felipe" w:date="2026-09-05T19:26:32Z">
        <w:r>
          <w:rPr>
            <w:rFonts w:hint="default"/>
            <w:sz w:val="20"/>
            <w:szCs w:val="20"/>
            <w:lang w:val="es"/>
          </w:rPr>
          <w:t xml:space="preserve">ed and </w:t>
        </w:r>
      </w:ins>
      <w:ins w:id="170" w:author="felipe" w:date="2026-09-05T19:26:33Z">
        <w:r>
          <w:rPr>
            <w:rFonts w:hint="default"/>
            <w:sz w:val="20"/>
            <w:szCs w:val="20"/>
            <w:lang w:val="es"/>
          </w:rPr>
          <w:t>d</w:t>
        </w:r>
      </w:ins>
      <w:ins w:id="171" w:author="felipe" w:date="2026-09-05T19:26:34Z">
        <w:r>
          <w:rPr>
            <w:rFonts w:hint="default"/>
            <w:sz w:val="20"/>
            <w:szCs w:val="20"/>
            <w:lang w:val="es"/>
          </w:rPr>
          <w:t>irectio</w:t>
        </w:r>
      </w:ins>
      <w:ins w:id="172" w:author="felipe" w:date="2026-09-05T19:26:35Z">
        <w:r>
          <w:rPr>
            <w:rFonts w:hint="default"/>
            <w:sz w:val="20"/>
            <w:szCs w:val="20"/>
            <w:lang w:val="es"/>
          </w:rPr>
          <w:t>n</w:t>
        </w:r>
      </w:ins>
      <w:r>
        <w:rPr>
          <w:sz w:val="20"/>
          <w:szCs w:val="20"/>
        </w:rPr>
        <w:t>, horizontal visibility,</w:t>
      </w:r>
      <w:ins w:id="173" w:author="felipe" w:date="2026-09-05T19:26:39Z">
        <w:r>
          <w:rPr>
            <w:rFonts w:hint="default"/>
            <w:sz w:val="20"/>
            <w:szCs w:val="20"/>
            <w:lang w:val="es"/>
          </w:rPr>
          <w:t xml:space="preserve"> air</w:t>
        </w:r>
      </w:ins>
      <w:r>
        <w:rPr>
          <w:sz w:val="20"/>
          <w:szCs w:val="20"/>
        </w:rPr>
        <w:t xml:space="preserve"> pressure, global radiation, </w:t>
      </w:r>
      <w:ins w:id="174" w:author="felipe" w:date="2026-09-05T19:27:24Z">
        <w:r>
          <w:rPr>
            <w:rFonts w:hint="default"/>
            <w:sz w:val="20"/>
            <w:szCs w:val="20"/>
            <w:lang w:val="es"/>
          </w:rPr>
          <w:t>an</w:t>
        </w:r>
      </w:ins>
      <w:ins w:id="175" w:author="felipe" w:date="2026-09-05T19:27:25Z">
        <w:r>
          <w:rPr>
            <w:rFonts w:hint="default"/>
            <w:sz w:val="20"/>
            <w:szCs w:val="20"/>
            <w:lang w:val="es"/>
          </w:rPr>
          <w:t xml:space="preserve">d </w:t>
        </w:r>
      </w:ins>
      <w:r>
        <w:rPr>
          <w:sz w:val="20"/>
          <w:szCs w:val="20"/>
        </w:rPr>
        <w:t>fog</w:t>
      </w:r>
      <w:ins w:id="176" w:author="felipe" w:date="2026-09-05T19:27:27Z">
        <w:r>
          <w:rPr>
            <w:rFonts w:hint="default"/>
            <w:sz w:val="20"/>
            <w:szCs w:val="20"/>
            <w:lang w:val="es"/>
          </w:rPr>
          <w:t xml:space="preserve"> a</w:t>
        </w:r>
      </w:ins>
      <w:ins w:id="177" w:author="felipe" w:date="2026-09-05T19:27:28Z">
        <w:r>
          <w:rPr>
            <w:rFonts w:hint="default"/>
            <w:sz w:val="20"/>
            <w:szCs w:val="20"/>
            <w:lang w:val="es"/>
          </w:rPr>
          <w:t>nd</w:t>
        </w:r>
      </w:ins>
      <w:ins w:id="178" w:author="felipe" w:date="2026-09-05T19:27:29Z">
        <w:r>
          <w:rPr>
            <w:rFonts w:hint="default"/>
            <w:sz w:val="20"/>
            <w:szCs w:val="20"/>
            <w:lang w:val="es"/>
          </w:rPr>
          <w:t xml:space="preserve"> </w:t>
        </w:r>
      </w:ins>
      <w:del w:id="179" w:author="felipe" w:date="2026-09-05T19:27:26Z">
        <w:r>
          <w:rPr>
            <w:sz w:val="20"/>
            <w:szCs w:val="20"/>
          </w:rPr>
          <w:delText>/</w:delText>
        </w:r>
      </w:del>
      <w:r>
        <w:rPr>
          <w:sz w:val="20"/>
          <w:szCs w:val="20"/>
        </w:rPr>
        <w:t>dew collection.</w:t>
      </w:r>
    </w:p>
    <w:p>
      <w:pPr>
        <w:pStyle w:val="27"/>
        <w:numPr>
          <w:ilvl w:val="0"/>
          <w:numId w:val="1"/>
        </w:numPr>
        <w:jc w:val="both"/>
        <w:rPr>
          <w:sz w:val="20"/>
          <w:szCs w:val="20"/>
        </w:rPr>
      </w:pPr>
      <w:r>
        <w:rPr>
          <w:sz w:val="20"/>
          <w:szCs w:val="20"/>
        </w:rPr>
        <w:t>Data availability varies by station and sensor (Table 1): OYA518, OYA780, OYA1128 and OYA1211 maintain almost complete continuity throughout 2024, while OYA1069 shows critical gaps due to sensor malfunction (total loss of temperature, 16.7% availability in relative humidity and wind direction) which exclude it from most subsequent thermodynamic gradients.</w:t>
      </w:r>
    </w:p>
    <w:p>
      <w:pPr>
        <w:pStyle w:val="27"/>
        <w:numPr>
          <w:ilvl w:val="0"/>
          <w:numId w:val="1"/>
        </w:numPr>
        <w:jc w:val="both"/>
        <w:rPr>
          <w:sz w:val="20"/>
          <w:szCs w:val="20"/>
        </w:rPr>
      </w:pPr>
      <w:r>
        <w:rPr>
          <w:sz w:val="20"/>
          <w:szCs w:val="20"/>
        </w:rPr>
        <w:t>OYA1211 is the most fully instrumented station of the transect and the only one that brings together, within the same microenvironment, the standard dew collector (SDC), the standard fog collector (SFC), and the horizontal visibility sensor.</w:t>
      </w:r>
    </w:p>
    <w:p>
      <w:pPr>
        <w:pStyle w:val="27"/>
        <w:numPr>
          <w:ilvl w:val="0"/>
          <w:numId w:val="1"/>
        </w:numPr>
        <w:jc w:val="both"/>
        <w:rPr>
          <w:sz w:val="20"/>
          <w:szCs w:val="20"/>
        </w:rPr>
      </w:pPr>
      <w:r>
        <w:rPr>
          <w:sz w:val="20"/>
          <w:szCs w:val="20"/>
        </w:rPr>
        <w:t xml:space="preserve">GOES-16 satellite observations are integrated (processed in Google Earth Engine, with a spatial resolution of 2 km and synchronized every 10 minutes) to detect low clouds (FLC) </w:t>
      </w:r>
      <w:commentRangeStart w:id="14"/>
      <w:r>
        <w:rPr>
          <w:sz w:val="20"/>
          <w:szCs w:val="20"/>
        </w:rPr>
        <w:t>using a dual-band brightness temperature threshold algorithm, which is used as a secondary layer and for regional validation of the fog or dew event classification tree</w:t>
      </w:r>
      <w:commentRangeEnd w:id="14"/>
      <w:r>
        <w:commentReference w:id="14"/>
      </w:r>
      <w:r>
        <w:rPr>
          <w:sz w:val="20"/>
          <w:szCs w:val="20"/>
        </w:rPr>
        <w:t>.</w:t>
      </w:r>
    </w:p>
    <w:p>
      <w:pPr>
        <w:pStyle w:val="26"/>
        <w:jc w:val="both"/>
        <w:rPr>
          <w:sz w:val="20"/>
          <w:szCs w:val="20"/>
        </w:rPr>
      </w:pPr>
    </w:p>
    <w:p>
      <w:pPr>
        <w:pStyle w:val="3"/>
        <w:jc w:val="both"/>
        <w:rPr>
          <w:sz w:val="20"/>
          <w:szCs w:val="20"/>
        </w:rPr>
      </w:pPr>
      <w:commentRangeStart w:id="15"/>
      <w:commentRangeStart w:id="16"/>
      <w:r>
        <w:rPr>
          <w:b/>
          <w:bCs/>
          <w:sz w:val="20"/>
          <w:szCs w:val="20"/>
        </w:rPr>
        <w:t>Table 1.</w:t>
      </w:r>
      <w:r>
        <w:rPr>
          <w:sz w:val="20"/>
          <w:szCs w:val="20"/>
        </w:rPr>
        <w:t xml:space="preserve"> </w:t>
      </w:r>
      <w:commentRangeEnd w:id="15"/>
      <w:r>
        <w:rPr>
          <w:rStyle w:val="16"/>
          <w:sz w:val="20"/>
          <w:szCs w:val="20"/>
        </w:rPr>
        <w:commentReference w:id="15"/>
      </w:r>
      <w:commentRangeEnd w:id="16"/>
      <w:r>
        <w:commentReference w:id="16"/>
      </w:r>
      <w:r>
        <w:rPr>
          <w:sz w:val="20"/>
          <w:szCs w:val="20"/>
        </w:rPr>
        <w:t>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Dashes (–) indicate that the variable is not monitored by the station. GOES-16 satellite images maintained 100% availability for low cloud (FLC) detection throughout the entire study period.</w:t>
      </w:r>
    </w:p>
    <w:tbl>
      <w:tblPr>
        <w:tblStyle w:val="44"/>
        <w:tblW w:w="5000" w:type="pct"/>
        <w:tblInd w:w="0" w:type="dxa"/>
        <w:tblLayout w:type="fixed"/>
        <w:tblCellMar>
          <w:top w:w="0" w:type="dxa"/>
          <w:left w:w="108" w:type="dxa"/>
          <w:bottom w:w="0" w:type="dxa"/>
          <w:right w:w="108" w:type="dxa"/>
        </w:tblCellMar>
      </w:tblPr>
      <w:tblGrid>
        <w:gridCol w:w="958"/>
        <w:gridCol w:w="958"/>
        <w:gridCol w:w="958"/>
        <w:gridCol w:w="958"/>
        <w:gridCol w:w="958"/>
        <w:gridCol w:w="958"/>
        <w:gridCol w:w="958"/>
        <w:gridCol w:w="958"/>
        <w:gridCol w:w="958"/>
        <w:gridCol w:w="958"/>
      </w:tblGrid>
      <w:tr>
        <w:tblPrEx>
          <w:tblCellMar>
            <w:top w:w="0" w:type="dxa"/>
            <w:left w:w="108" w:type="dxa"/>
            <w:bottom w:w="0" w:type="dxa"/>
            <w:right w:w="108" w:type="dxa"/>
          </w:tblCellMar>
        </w:tblPrEx>
        <w:trPr>
          <w:tblHeader/>
        </w:trPr>
        <w:tc>
          <w:tcPr>
            <w:tcW w:w="792" w:type="dxa"/>
            <w:tcBorders>
              <w:bottom w:val="single" w:color="auto" w:sz="0" w:space="0"/>
              <w:insideH w:val="single" w:sz="0" w:space="0"/>
            </w:tcBorders>
            <w:vAlign w:val="bottom"/>
          </w:tcPr>
          <w:p>
            <w:pPr>
              <w:pStyle w:val="27"/>
              <w:jc w:val="both"/>
              <w:rPr>
                <w:sz w:val="20"/>
                <w:szCs w:val="20"/>
              </w:rPr>
            </w:pPr>
            <w:r>
              <w:rPr>
                <w:sz w:val="20"/>
                <w:szCs w:val="20"/>
              </w:rPr>
              <w:t>Estación</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Temp (°C)</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HR (%)</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U (m/s)</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DV (°)</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Niebla (mm)</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Pres (hPa)</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Rad (W/m²)</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Vis (m)</w:t>
            </w:r>
          </w:p>
        </w:tc>
        <w:tc>
          <w:tcPr>
            <w:tcW w:w="792" w:type="dxa"/>
            <w:tcBorders>
              <w:bottom w:val="single" w:color="auto" w:sz="0" w:space="0"/>
              <w:insideH w:val="single" w:sz="0" w:space="0"/>
            </w:tcBorders>
            <w:vAlign w:val="bottom"/>
          </w:tcPr>
          <w:p>
            <w:pPr>
              <w:pStyle w:val="27"/>
              <w:jc w:val="both"/>
              <w:rPr>
                <w:sz w:val="20"/>
                <w:szCs w:val="20"/>
              </w:rPr>
            </w:pPr>
            <w:r>
              <w:rPr>
                <w:sz w:val="20"/>
                <w:szCs w:val="20"/>
              </w:rPr>
              <w:t>Rocío (mm)</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AEROP.</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15%</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OYA518</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97%</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c>
          <w:tcPr>
            <w:tcW w:w="792" w:type="dxa"/>
          </w:tcPr>
          <w:p>
            <w:pPr>
              <w:pStyle w:val="27"/>
              <w:jc w:val="both"/>
              <w:rPr>
                <w:sz w:val="20"/>
                <w:szCs w:val="20"/>
              </w:rPr>
            </w:pPr>
            <w:r>
              <w:rPr>
                <w:b/>
                <w:bCs/>
                <w:sz w:val="20"/>
                <w:szCs w:val="20"/>
              </w:rPr>
              <w:t>OYA780</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98%</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99%</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OYA862</w:t>
            </w:r>
          </w:p>
        </w:tc>
        <w:tc>
          <w:tcPr>
            <w:tcW w:w="792" w:type="dxa"/>
          </w:tcPr>
          <w:p>
            <w:pPr>
              <w:pStyle w:val="27"/>
              <w:jc w:val="both"/>
              <w:rPr>
                <w:sz w:val="20"/>
                <w:szCs w:val="20"/>
              </w:rPr>
            </w:pPr>
            <w:r>
              <w:rPr>
                <w:sz w:val="20"/>
                <w:szCs w:val="20"/>
              </w:rPr>
              <w:t>86%</w:t>
            </w:r>
          </w:p>
        </w:tc>
        <w:tc>
          <w:tcPr>
            <w:tcW w:w="792" w:type="dxa"/>
          </w:tcPr>
          <w:p>
            <w:pPr>
              <w:pStyle w:val="27"/>
              <w:jc w:val="both"/>
              <w:rPr>
                <w:sz w:val="20"/>
                <w:szCs w:val="20"/>
              </w:rPr>
            </w:pPr>
            <w:r>
              <w:rPr>
                <w:sz w:val="20"/>
                <w:szCs w:val="20"/>
              </w:rPr>
              <w:t>91%</w:t>
            </w:r>
          </w:p>
        </w:tc>
        <w:tc>
          <w:tcPr>
            <w:tcW w:w="792" w:type="dxa"/>
          </w:tcPr>
          <w:p>
            <w:pPr>
              <w:pStyle w:val="27"/>
              <w:jc w:val="both"/>
              <w:rPr>
                <w:sz w:val="20"/>
                <w:szCs w:val="20"/>
              </w:rPr>
            </w:pPr>
            <w:r>
              <w:rPr>
                <w:sz w:val="20"/>
                <w:szCs w:val="20"/>
              </w:rPr>
              <w:t>86%</w:t>
            </w:r>
          </w:p>
        </w:tc>
        <w:tc>
          <w:tcPr>
            <w:tcW w:w="792" w:type="dxa"/>
          </w:tcPr>
          <w:p>
            <w:pPr>
              <w:pStyle w:val="27"/>
              <w:jc w:val="both"/>
              <w:rPr>
                <w:sz w:val="20"/>
                <w:szCs w:val="20"/>
              </w:rPr>
            </w:pPr>
            <w:r>
              <w:rPr>
                <w:sz w:val="20"/>
                <w:szCs w:val="20"/>
              </w:rPr>
              <w:t>91%</w:t>
            </w:r>
          </w:p>
        </w:tc>
        <w:tc>
          <w:tcPr>
            <w:tcW w:w="792" w:type="dxa"/>
          </w:tcPr>
          <w:p>
            <w:pPr>
              <w:pStyle w:val="27"/>
              <w:jc w:val="both"/>
              <w:rPr>
                <w:sz w:val="20"/>
                <w:szCs w:val="20"/>
              </w:rPr>
            </w:pPr>
            <w:r>
              <w:rPr>
                <w:sz w:val="20"/>
                <w:szCs w:val="20"/>
              </w:rPr>
              <w:t>9%</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OYA1069</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17%</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17%</w:t>
            </w:r>
          </w:p>
        </w:tc>
        <w:tc>
          <w:tcPr>
            <w:tcW w:w="792" w:type="dxa"/>
          </w:tcPr>
          <w:p>
            <w:pPr>
              <w:pStyle w:val="27"/>
              <w:jc w:val="both"/>
              <w:rPr>
                <w:sz w:val="20"/>
                <w:szCs w:val="20"/>
              </w:rPr>
            </w:pPr>
            <w:r>
              <w:rPr>
                <w:sz w:val="20"/>
                <w:szCs w:val="20"/>
              </w:rPr>
              <w:t>17%</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OYA1128</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c>
          <w:tcPr>
            <w:tcW w:w="792" w:type="dxa"/>
          </w:tcPr>
          <w:p>
            <w:pPr>
              <w:pStyle w:val="27"/>
              <w:jc w:val="both"/>
              <w:rPr>
                <w:sz w:val="20"/>
                <w:szCs w:val="20"/>
              </w:rPr>
            </w:pPr>
            <w:r>
              <w:rPr>
                <w:b/>
                <w:bCs/>
                <w:sz w:val="20"/>
                <w:szCs w:val="20"/>
              </w:rPr>
              <w:t>OYA1193</w:t>
            </w:r>
          </w:p>
        </w:tc>
        <w:tc>
          <w:tcPr>
            <w:tcW w:w="792" w:type="dxa"/>
          </w:tcPr>
          <w:p>
            <w:pPr>
              <w:pStyle w:val="27"/>
              <w:jc w:val="both"/>
              <w:rPr>
                <w:sz w:val="20"/>
                <w:szCs w:val="20"/>
              </w:rPr>
            </w:pPr>
            <w:r>
              <w:rPr>
                <w:sz w:val="20"/>
                <w:szCs w:val="20"/>
              </w:rPr>
              <w:t>90%</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90%</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OYA1211</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100%</w:t>
            </w:r>
          </w:p>
        </w:tc>
        <w:tc>
          <w:tcPr>
            <w:tcW w:w="792" w:type="dxa"/>
          </w:tcPr>
          <w:p>
            <w:pPr>
              <w:pStyle w:val="27"/>
              <w:jc w:val="both"/>
              <w:rPr>
                <w:sz w:val="20"/>
                <w:szCs w:val="20"/>
              </w:rPr>
            </w:pPr>
            <w:r>
              <w:rPr>
                <w:sz w:val="20"/>
                <w:szCs w:val="20"/>
              </w:rPr>
              <w:t>93%</w:t>
            </w:r>
          </w:p>
        </w:tc>
        <w:tc>
          <w:tcPr>
            <w:tcW w:w="792" w:type="dxa"/>
          </w:tcPr>
          <w:p>
            <w:pPr>
              <w:pStyle w:val="27"/>
              <w:jc w:val="both"/>
              <w:rPr>
                <w:sz w:val="20"/>
                <w:szCs w:val="20"/>
              </w:rPr>
            </w:pPr>
            <w:r>
              <w:rPr>
                <w:sz w:val="20"/>
                <w:szCs w:val="20"/>
              </w:rPr>
              <w:t>100%</w:t>
            </w:r>
          </w:p>
        </w:tc>
      </w:tr>
      <w:tr>
        <w:tblPrEx>
          <w:tblCellMar>
            <w:top w:w="0" w:type="dxa"/>
            <w:left w:w="108" w:type="dxa"/>
            <w:bottom w:w="0" w:type="dxa"/>
            <w:right w:w="108" w:type="dxa"/>
          </w:tblCellMar>
        </w:tblPrEx>
        <w:tc>
          <w:tcPr>
            <w:tcW w:w="792" w:type="dxa"/>
          </w:tcPr>
          <w:p>
            <w:pPr>
              <w:pStyle w:val="27"/>
              <w:jc w:val="both"/>
              <w:rPr>
                <w:sz w:val="20"/>
                <w:szCs w:val="20"/>
              </w:rPr>
            </w:pPr>
            <w:r>
              <w:rPr>
                <w:b/>
                <w:bCs/>
                <w:sz w:val="20"/>
                <w:szCs w:val="20"/>
              </w:rPr>
              <w:t>OYA1354</w:t>
            </w:r>
          </w:p>
        </w:tc>
        <w:tc>
          <w:tcPr>
            <w:tcW w:w="792" w:type="dxa"/>
          </w:tcPr>
          <w:p>
            <w:pPr>
              <w:pStyle w:val="27"/>
              <w:jc w:val="both"/>
              <w:rPr>
                <w:sz w:val="20"/>
                <w:szCs w:val="20"/>
              </w:rPr>
            </w:pPr>
            <w:r>
              <w:rPr>
                <w:sz w:val="20"/>
                <w:szCs w:val="20"/>
              </w:rPr>
              <w:t>83%</w:t>
            </w:r>
          </w:p>
        </w:tc>
        <w:tc>
          <w:tcPr>
            <w:tcW w:w="792" w:type="dxa"/>
          </w:tcPr>
          <w:p>
            <w:pPr>
              <w:pStyle w:val="27"/>
              <w:jc w:val="both"/>
              <w:rPr>
                <w:sz w:val="20"/>
                <w:szCs w:val="20"/>
              </w:rPr>
            </w:pPr>
            <w:r>
              <w:rPr>
                <w:sz w:val="20"/>
                <w:szCs w:val="20"/>
              </w:rPr>
              <w:t>83%</w:t>
            </w:r>
          </w:p>
        </w:tc>
        <w:tc>
          <w:tcPr>
            <w:tcW w:w="792" w:type="dxa"/>
          </w:tcPr>
          <w:p>
            <w:pPr>
              <w:pStyle w:val="27"/>
              <w:jc w:val="both"/>
              <w:rPr>
                <w:sz w:val="20"/>
                <w:szCs w:val="20"/>
              </w:rPr>
            </w:pPr>
            <w:r>
              <w:rPr>
                <w:sz w:val="20"/>
                <w:szCs w:val="20"/>
              </w:rPr>
              <w:t>83%</w:t>
            </w:r>
          </w:p>
        </w:tc>
        <w:tc>
          <w:tcPr>
            <w:tcW w:w="792" w:type="dxa"/>
          </w:tcPr>
          <w:p>
            <w:pPr>
              <w:pStyle w:val="27"/>
              <w:jc w:val="both"/>
              <w:rPr>
                <w:sz w:val="20"/>
                <w:szCs w:val="20"/>
              </w:rPr>
            </w:pPr>
            <w:r>
              <w:rPr>
                <w:sz w:val="20"/>
                <w:szCs w:val="20"/>
              </w:rPr>
              <w:t>83%</w:t>
            </w:r>
          </w:p>
        </w:tc>
        <w:tc>
          <w:tcPr>
            <w:tcW w:w="792" w:type="dxa"/>
          </w:tcPr>
          <w:p>
            <w:pPr>
              <w:pStyle w:val="27"/>
              <w:jc w:val="both"/>
              <w:rPr>
                <w:sz w:val="20"/>
                <w:szCs w:val="20"/>
              </w:rPr>
            </w:pPr>
            <w:r>
              <w:rPr>
                <w:sz w:val="20"/>
                <w:szCs w:val="20"/>
              </w:rPr>
              <w:t>92%</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0%</w:t>
            </w:r>
          </w:p>
        </w:tc>
        <w:tc>
          <w:tcPr>
            <w:tcW w:w="792" w:type="dxa"/>
          </w:tcPr>
          <w:p>
            <w:pPr>
              <w:pStyle w:val="27"/>
              <w:jc w:val="both"/>
              <w:rPr>
                <w:sz w:val="20"/>
                <w:szCs w:val="20"/>
              </w:rPr>
            </w:pPr>
            <w:r>
              <w:rPr>
                <w:sz w:val="20"/>
                <w:szCs w:val="20"/>
              </w:rPr>
              <w:t>–</w:t>
            </w:r>
          </w:p>
        </w:tc>
      </w:tr>
      <w:bookmarkEnd w:id="3"/>
    </w:tbl>
    <w:p>
      <w:pPr>
        <w:pStyle w:val="4"/>
        <w:jc w:val="both"/>
        <w:rPr>
          <w:sz w:val="20"/>
          <w:szCs w:val="20"/>
        </w:rPr>
      </w:pPr>
      <w:bookmarkStart w:id="4" w:name="data-processing"/>
      <w:r>
        <w:rPr>
          <w:sz w:val="20"/>
          <w:szCs w:val="20"/>
        </w:rPr>
        <w:t>Data Processing</w:t>
      </w:r>
    </w:p>
    <w:p>
      <w:pPr>
        <w:pStyle w:val="5"/>
        <w:jc w:val="both"/>
        <w:rPr>
          <w:sz w:val="20"/>
          <w:szCs w:val="20"/>
        </w:rPr>
      </w:pPr>
      <w:bookmarkStart w:id="5" w:name="X3d1f950073dbc7f30451259cc6e19be8252a211"/>
      <w:r>
        <w:rPr>
          <w:sz w:val="20"/>
          <w:szCs w:val="20"/>
        </w:rPr>
        <w:t>Hierarchical classification of fog and dew events</w:t>
      </w:r>
    </w:p>
    <w:p>
      <w:pPr>
        <w:pStyle w:val="27"/>
        <w:numPr>
          <w:ilvl w:val="0"/>
          <w:numId w:val="1"/>
        </w:numPr>
        <w:jc w:val="both"/>
        <w:rPr>
          <w:sz w:val="20"/>
          <w:szCs w:val="20"/>
        </w:rPr>
      </w:pPr>
      <w:r>
        <w:rPr>
          <w:sz w:val="20"/>
          <w:szCs w:val="20"/>
        </w:rPr>
        <w:t>Decision tree anchored at OYA1211: visibility &lt; 1000 m → fog; visibility ≥ 1000 m → dew; GOES-16 FLC as a secondary criterion when visibility is unavailable, given its coarser spatial resolution and vertical uncertainty (a detected low cloud pixel does not necessarily intersect the topography).</w:t>
      </w:r>
    </w:p>
    <w:p>
      <w:pPr>
        <w:pStyle w:val="27"/>
        <w:numPr>
          <w:ilvl w:val="0"/>
          <w:numId w:val="1"/>
        </w:numPr>
        <w:jc w:val="both"/>
        <w:rPr>
          <w:sz w:val="20"/>
          <w:szCs w:val="20"/>
        </w:rPr>
      </w:pPr>
      <w:r>
        <w:rPr>
          <w:sz w:val="20"/>
          <w:szCs w:val="20"/>
        </w:rPr>
        <w:t>In addition to the classification algorithm, a manual review is performed to verify that the results are consistent, for each day of 2024, comparing the automatic classification with the visibility curve and the GOES signal, correcting isolated errors and documenting days of atypical behavior.</w:t>
      </w:r>
    </w:p>
    <w:bookmarkEnd w:id="5"/>
    <w:p>
      <w:pPr>
        <w:pStyle w:val="5"/>
        <w:jc w:val="both"/>
        <w:rPr>
          <w:sz w:val="20"/>
          <w:szCs w:val="20"/>
        </w:rPr>
      </w:pPr>
      <w:bookmarkStart w:id="6" w:name="Xd0eaa474e4e1612c4247386d9dc53e7fa689a18"/>
      <w:r>
        <w:rPr>
          <w:sz w:val="20"/>
          <w:szCs w:val="20"/>
        </w:rPr>
        <w:t>Calculation of thermodynamic gradients and temporal rates</w:t>
      </w:r>
    </w:p>
    <w:p>
      <w:pPr>
        <w:pStyle w:val="27"/>
        <w:numPr>
          <w:ilvl w:val="0"/>
          <w:numId w:val="1"/>
        </w:numPr>
        <w:jc w:val="both"/>
        <w:rPr>
          <w:sz w:val="20"/>
          <w:szCs w:val="20"/>
        </w:rPr>
      </w:pPr>
      <w:commentRangeStart w:id="17"/>
      <w:r>
        <w:rPr>
          <w:sz w:val="20"/>
          <w:szCs w:val="20"/>
        </w:rPr>
        <w:t>Derivation of θ and q, hypsometric equation for pressure at missing levels (anchored to the coastal baseline), equation for saturation/actual vapor pressure, with specific heat of dry air Cp = 1004.67 J kg⁻¹ K⁻¹.</w:t>
      </w:r>
      <w:commentRangeEnd w:id="17"/>
      <w:r>
        <w:commentReference w:id="17"/>
      </w:r>
    </w:p>
    <w:p>
      <w:pPr>
        <w:pStyle w:val="27"/>
        <w:numPr>
          <w:ilvl w:val="0"/>
          <w:numId w:val="1"/>
        </w:numPr>
        <w:jc w:val="both"/>
        <w:rPr>
          <w:sz w:val="20"/>
          <w:szCs w:val="20"/>
        </w:rPr>
      </w:pPr>
      <w:r>
        <w:rPr>
          <w:sz w:val="20"/>
          <w:szCs w:val="20"/>
        </w:rPr>
        <w:t>Vertical gradients Δφ/Δz</w:t>
      </w:r>
      <w:ins w:id="180" w:author="felipe" w:date="2026-09-05T19:33:40Z">
        <w:r>
          <w:rPr>
            <w:rFonts w:hint="default"/>
            <w:sz w:val="20"/>
            <w:szCs w:val="20"/>
            <w:lang w:val="es"/>
          </w:rPr>
          <w:t xml:space="preserve"> ~</w:t>
        </w:r>
      </w:ins>
      <w:ins w:id="181" w:author="felipe" w:date="2026-09-05T19:33:42Z">
        <w:r>
          <w:rPr>
            <w:rFonts w:hint="default"/>
            <w:sz w:val="20"/>
            <w:szCs w:val="20"/>
            <w:lang w:val="es"/>
          </w:rPr>
          <w:t xml:space="preserve"> </w:t>
        </w:r>
      </w:ins>
      <w:ins w:id="182" w:author="felipe" w:date="2026-09-05T19:34:06Z">
        <w:r>
          <w:rPr>
            <w:i/>
            <w:iCs/>
            <w:sz w:val="20"/>
            <w:szCs w:val="20"/>
          </w:rPr>
          <w:t>∂</w:t>
        </w:r>
      </w:ins>
      <w:ins w:id="183" w:author="felipe" w:date="2026-09-05T19:34:16Z">
        <w:r>
          <w:rPr>
            <w:sz w:val="20"/>
            <w:szCs w:val="20"/>
          </w:rPr>
          <w:t>φ</w:t>
        </w:r>
      </w:ins>
      <w:ins w:id="184" w:author="felipe" w:date="2026-09-05T19:34:06Z">
        <w:r>
          <w:rPr>
            <w:i/>
            <w:iCs/>
            <w:sz w:val="20"/>
            <w:szCs w:val="20"/>
          </w:rPr>
          <w:t>/∂t</w:t>
        </w:r>
      </w:ins>
      <w:r>
        <w:rPr>
          <w:sz w:val="20"/>
          <w:szCs w:val="20"/>
        </w:rPr>
        <w:t xml:space="preserve"> (φ = θ, q, U) calculated along the 48–1354 m transect in relation to the coastal baseline, to determine the stability of the MBL.</w:t>
      </w:r>
    </w:p>
    <w:p>
      <w:pPr>
        <w:pStyle w:val="27"/>
        <w:numPr>
          <w:ilvl w:val="0"/>
          <w:numId w:val="1"/>
        </w:numPr>
        <w:jc w:val="both"/>
        <w:rPr>
          <w:sz w:val="20"/>
          <w:szCs w:val="20"/>
        </w:rPr>
      </w:pPr>
      <w:r>
        <w:rPr>
          <w:sz w:val="20"/>
          <w:szCs w:val="20"/>
        </w:rPr>
        <w:t xml:space="preserve">Time rates </w:t>
      </w:r>
      <w:ins w:id="185" w:author="felipe" w:date="2026-09-05T19:34:28Z">
        <w:r>
          <w:rPr>
            <w:i/>
            <w:iCs/>
            <w:sz w:val="20"/>
            <w:szCs w:val="20"/>
          </w:rPr>
          <w:t>∂</w:t>
        </w:r>
      </w:ins>
      <w:ins w:id="186" w:author="felipe" w:date="2026-09-05T19:34:28Z">
        <w:r>
          <w:rPr>
            <w:sz w:val="20"/>
            <w:szCs w:val="20"/>
          </w:rPr>
          <w:t>φ</w:t>
        </w:r>
      </w:ins>
      <w:ins w:id="187" w:author="felipe" w:date="2026-09-05T19:34:28Z">
        <w:r>
          <w:rPr>
            <w:i/>
            <w:iCs/>
            <w:sz w:val="20"/>
            <w:szCs w:val="20"/>
          </w:rPr>
          <w:t>/∂t</w:t>
        </w:r>
      </w:ins>
      <w:del w:id="188" w:author="felipe" w:date="2026-09-05T19:34:28Z">
        <w:r>
          <w:rPr>
            <w:sz w:val="20"/>
            <w:szCs w:val="20"/>
          </w:rPr>
          <w:delText>Δφ/Δt</w:delText>
        </w:r>
      </w:del>
      <w:bookmarkStart w:id="32" w:name="_GoBack"/>
      <w:bookmarkEnd w:id="32"/>
      <w:r>
        <w:rPr>
          <w:sz w:val="20"/>
          <w:szCs w:val="20"/>
        </w:rPr>
        <w:t xml:space="preserve"> using forward finite differences, fixed delays of 10 min to 180 min for response to event start; differences of 1 hour (tolerance of up to 2 h) for the diurnal cycle and annual distribution statistics, the quantity that will operationalize the third objective associated with dynamics.</w:t>
      </w:r>
    </w:p>
    <w:p>
      <w:pPr>
        <w:pStyle w:val="27"/>
        <w:numPr>
          <w:ilvl w:val="0"/>
          <w:numId w:val="1"/>
        </w:numPr>
        <w:jc w:val="both"/>
        <w:rPr>
          <w:sz w:val="20"/>
          <w:szCs w:val="20"/>
        </w:rPr>
      </w:pPr>
      <w:r>
        <w:rPr>
          <w:sz w:val="20"/>
          <w:szCs w:val="20"/>
        </w:rPr>
        <w:t>All timestamps are processed in UTC (mainland Chile local time = UTC−4).</w:t>
      </w:r>
    </w:p>
    <w:p>
      <w:pPr>
        <w:pStyle w:val="26"/>
        <w:jc w:val="both"/>
        <w:rPr>
          <w:sz w:val="20"/>
          <w:szCs w:val="20"/>
        </w:rPr>
      </w:pPr>
    </w:p>
    <w:bookmarkEnd w:id="1"/>
    <w:bookmarkEnd w:id="4"/>
    <w:bookmarkEnd w:id="6"/>
    <w:p>
      <w:pPr>
        <w:pStyle w:val="2"/>
        <w:jc w:val="both"/>
        <w:rPr>
          <w:sz w:val="20"/>
          <w:szCs w:val="20"/>
          <w:lang w:val="es-ES"/>
        </w:rPr>
      </w:pPr>
      <w:bookmarkStart w:id="7" w:name="references"/>
      <w:r>
        <w:rPr>
          <w:sz w:val="20"/>
          <w:szCs w:val="20"/>
          <w:lang w:val="es-ES"/>
        </w:rPr>
        <w:t>References</w:t>
      </w:r>
    </w:p>
    <w:p>
      <w:pPr>
        <w:pStyle w:val="33"/>
        <w:jc w:val="both"/>
        <w:rPr>
          <w:sz w:val="20"/>
          <w:szCs w:val="20"/>
        </w:rPr>
      </w:pPr>
      <w:bookmarkStart w:id="8" w:name="ref-Albornoz2023"/>
      <w:bookmarkStart w:id="9" w:name="refs"/>
      <w:r>
        <w:rPr>
          <w:sz w:val="20"/>
          <w:szCs w:val="20"/>
          <w:lang w:val="es-ES"/>
        </w:rPr>
        <w:t xml:space="preserve">Albornoz, F., Río, C. del, Carter, V., Escobar, R., &amp; Vásquez, L. (2023). </w:t>
      </w:r>
      <w:r>
        <w:rPr>
          <w:sz w:val="20"/>
          <w:szCs w:val="20"/>
        </w:rPr>
        <w:t xml:space="preserve">Fog water collection for local greenhouse vegetable production in the atacama desert. </w:t>
      </w:r>
      <w:r>
        <w:rPr>
          <w:i/>
          <w:iCs/>
          <w:sz w:val="20"/>
          <w:szCs w:val="20"/>
        </w:rPr>
        <w:t>Sustainability</w:t>
      </w:r>
      <w:r>
        <w:rPr>
          <w:sz w:val="20"/>
          <w:szCs w:val="20"/>
        </w:rPr>
        <w:t xml:space="preserve">, </w:t>
      </w:r>
      <w:r>
        <w:rPr>
          <w:i/>
          <w:iCs/>
          <w:sz w:val="20"/>
          <w:szCs w:val="20"/>
        </w:rPr>
        <w:t>15</w:t>
      </w:r>
      <w:r>
        <w:rPr>
          <w:sz w:val="20"/>
          <w:szCs w:val="20"/>
        </w:rPr>
        <w:t xml:space="preserve">(22), 15720. </w:t>
      </w:r>
      <w:r>
        <w:rPr>
          <w:sz w:val="20"/>
          <w:szCs w:val="20"/>
        </w:rPr>
        <w:fldChar w:fldCharType="begin"/>
      </w:r>
      <w:r>
        <w:rPr>
          <w:sz w:val="20"/>
          <w:szCs w:val="20"/>
        </w:rPr>
        <w:instrText xml:space="preserve"> HYPERLINK "https://doi.org/10.3390/su152215720" \h </w:instrText>
      </w:r>
      <w:r>
        <w:rPr>
          <w:sz w:val="20"/>
          <w:szCs w:val="20"/>
        </w:rPr>
        <w:fldChar w:fldCharType="separate"/>
      </w:r>
      <w:r>
        <w:rPr>
          <w:rStyle w:val="24"/>
          <w:sz w:val="20"/>
          <w:szCs w:val="20"/>
        </w:rPr>
        <w:t>https://doi.org/10.3390/su152215720</w:t>
      </w:r>
      <w:r>
        <w:rPr>
          <w:rStyle w:val="24"/>
          <w:sz w:val="20"/>
          <w:szCs w:val="20"/>
        </w:rPr>
        <w:fldChar w:fldCharType="end"/>
      </w:r>
    </w:p>
    <w:bookmarkEnd w:id="8"/>
    <w:p>
      <w:pPr>
        <w:pStyle w:val="33"/>
        <w:jc w:val="both"/>
        <w:rPr>
          <w:sz w:val="20"/>
          <w:szCs w:val="20"/>
        </w:rPr>
      </w:pPr>
      <w:bookmarkStart w:id="10" w:name="ref-Cereceda2008"/>
      <w:r>
        <w:rPr>
          <w:sz w:val="20"/>
          <w:szCs w:val="20"/>
        </w:rPr>
        <w:t xml:space="preserve">Cereceda, P., Larrain, H., Osses, P., Farías, M., &amp; Egaña, I. (2008). The spatial and temporal variability of fog and its relation to fog oases in the atacama desert, chile. </w:t>
      </w:r>
      <w:r>
        <w:rPr>
          <w:i/>
          <w:iCs/>
          <w:sz w:val="20"/>
          <w:szCs w:val="20"/>
        </w:rPr>
        <w:t>Atmospheric Research</w:t>
      </w:r>
      <w:r>
        <w:rPr>
          <w:sz w:val="20"/>
          <w:szCs w:val="20"/>
        </w:rPr>
        <w:t xml:space="preserve">, </w:t>
      </w:r>
      <w:r>
        <w:rPr>
          <w:i/>
          <w:iCs/>
          <w:sz w:val="20"/>
          <w:szCs w:val="20"/>
        </w:rPr>
        <w:t>87</w:t>
      </w:r>
      <w:r>
        <w:rPr>
          <w:sz w:val="20"/>
          <w:szCs w:val="20"/>
        </w:rPr>
        <w:t xml:space="preserve">(3-4), 312–323. </w:t>
      </w:r>
      <w:r>
        <w:rPr>
          <w:sz w:val="20"/>
          <w:szCs w:val="20"/>
        </w:rPr>
        <w:fldChar w:fldCharType="begin"/>
      </w:r>
      <w:r>
        <w:rPr>
          <w:sz w:val="20"/>
          <w:szCs w:val="20"/>
        </w:rPr>
        <w:instrText xml:space="preserve"> HYPERLINK "https://doi.org/10.1016/j.atmosres.2007.11.012" \h </w:instrText>
      </w:r>
      <w:r>
        <w:rPr>
          <w:sz w:val="20"/>
          <w:szCs w:val="20"/>
        </w:rPr>
        <w:fldChar w:fldCharType="separate"/>
      </w:r>
      <w:r>
        <w:rPr>
          <w:rStyle w:val="24"/>
          <w:sz w:val="20"/>
          <w:szCs w:val="20"/>
        </w:rPr>
        <w:t>https://doi.org/10.1016/j.atmosres.2007.11.012</w:t>
      </w:r>
      <w:r>
        <w:rPr>
          <w:rStyle w:val="24"/>
          <w:sz w:val="20"/>
          <w:szCs w:val="20"/>
        </w:rPr>
        <w:fldChar w:fldCharType="end"/>
      </w:r>
    </w:p>
    <w:bookmarkEnd w:id="10"/>
    <w:p>
      <w:pPr>
        <w:pStyle w:val="33"/>
        <w:jc w:val="both"/>
        <w:rPr>
          <w:sz w:val="20"/>
          <w:szCs w:val="20"/>
          <w:lang w:val="es-ES"/>
        </w:rPr>
      </w:pPr>
      <w:bookmarkStart w:id="11" w:name="ref-Cereceda2002"/>
      <w:r>
        <w:rPr>
          <w:sz w:val="20"/>
          <w:szCs w:val="20"/>
        </w:rPr>
        <w:t xml:space="preserve">Cereceda, P., Osses, P., Larrain, H., Farı́as, M., Lagos, M., Pinto, R., &amp; Schemenauer, R. S. (2002). Advective, orographic and radiation fog in the tarapacá region,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261–271. </w:t>
      </w:r>
      <w:r>
        <w:rPr>
          <w:sz w:val="20"/>
          <w:szCs w:val="20"/>
        </w:rPr>
        <w:fldChar w:fldCharType="begin"/>
      </w:r>
      <w:r>
        <w:rPr>
          <w:sz w:val="20"/>
          <w:szCs w:val="20"/>
        </w:rPr>
        <w:instrText xml:space="preserve"> HYPERLINK "https://doi.org/10.1016/s0169-8095(02)00097-2" \h </w:instrText>
      </w:r>
      <w:r>
        <w:rPr>
          <w:sz w:val="20"/>
          <w:szCs w:val="20"/>
        </w:rPr>
        <w:fldChar w:fldCharType="separate"/>
      </w:r>
      <w:r>
        <w:rPr>
          <w:rStyle w:val="24"/>
          <w:sz w:val="20"/>
          <w:szCs w:val="20"/>
          <w:lang w:val="es-ES"/>
        </w:rPr>
        <w:t>https://doi.org/10.1016/s0169-8095(02)00097-2</w:t>
      </w:r>
      <w:r>
        <w:rPr>
          <w:rStyle w:val="24"/>
          <w:sz w:val="20"/>
          <w:szCs w:val="20"/>
          <w:lang w:val="es-ES"/>
        </w:rPr>
        <w:fldChar w:fldCharType="end"/>
      </w:r>
    </w:p>
    <w:bookmarkEnd w:id="11"/>
    <w:p>
      <w:pPr>
        <w:pStyle w:val="33"/>
        <w:jc w:val="both"/>
        <w:rPr>
          <w:sz w:val="20"/>
          <w:szCs w:val="20"/>
        </w:rPr>
      </w:pPr>
      <w:bookmarkStart w:id="12" w:name="ref-Chamizo2021"/>
      <w:r>
        <w:rPr>
          <w:sz w:val="20"/>
          <w:szCs w:val="20"/>
          <w:lang w:val="es-ES"/>
        </w:rPr>
        <w:t xml:space="preserve">Chamizo, S., Rodríguez-Caballero, E., Moro, M. J., &amp; Cantón, Y. (2021). </w:t>
      </w:r>
      <w:r>
        <w:rPr>
          <w:sz w:val="20"/>
          <w:szCs w:val="20"/>
        </w:rPr>
        <w:t xml:space="preserve">Non-rainfall water inputs: A key water source for biocrust carbon fixation. </w:t>
      </w:r>
      <w:r>
        <w:rPr>
          <w:i/>
          <w:iCs/>
          <w:sz w:val="20"/>
          <w:szCs w:val="20"/>
        </w:rPr>
        <w:t>Science of The Total Environment</w:t>
      </w:r>
      <w:r>
        <w:rPr>
          <w:sz w:val="20"/>
          <w:szCs w:val="20"/>
        </w:rPr>
        <w:t xml:space="preserve">, </w:t>
      </w:r>
      <w:r>
        <w:rPr>
          <w:i/>
          <w:iCs/>
          <w:sz w:val="20"/>
          <w:szCs w:val="20"/>
        </w:rPr>
        <w:t>792</w:t>
      </w:r>
      <w:r>
        <w:rPr>
          <w:sz w:val="20"/>
          <w:szCs w:val="20"/>
        </w:rPr>
        <w:t xml:space="preserve">, 148299. </w:t>
      </w:r>
      <w:r>
        <w:rPr>
          <w:sz w:val="20"/>
          <w:szCs w:val="20"/>
        </w:rPr>
        <w:fldChar w:fldCharType="begin"/>
      </w:r>
      <w:r>
        <w:rPr>
          <w:sz w:val="20"/>
          <w:szCs w:val="20"/>
        </w:rPr>
        <w:instrText xml:space="preserve"> HYPERLINK "https://doi.org/10.1016/j.scitotenv.2021.148299" \h </w:instrText>
      </w:r>
      <w:r>
        <w:rPr>
          <w:sz w:val="20"/>
          <w:szCs w:val="20"/>
        </w:rPr>
        <w:fldChar w:fldCharType="separate"/>
      </w:r>
      <w:r>
        <w:rPr>
          <w:rStyle w:val="24"/>
          <w:sz w:val="20"/>
          <w:szCs w:val="20"/>
        </w:rPr>
        <w:t>https://doi.org/10.1016/j.scitotenv.2021.148299</w:t>
      </w:r>
      <w:r>
        <w:rPr>
          <w:rStyle w:val="24"/>
          <w:sz w:val="20"/>
          <w:szCs w:val="20"/>
        </w:rPr>
        <w:fldChar w:fldCharType="end"/>
      </w:r>
    </w:p>
    <w:bookmarkEnd w:id="12"/>
    <w:p>
      <w:pPr>
        <w:pStyle w:val="33"/>
        <w:jc w:val="both"/>
        <w:rPr>
          <w:sz w:val="20"/>
          <w:szCs w:val="20"/>
          <w:lang w:val="es-ES"/>
        </w:rPr>
      </w:pPr>
      <w:bookmarkStart w:id="13" w:name="ref-Fessehaye2014"/>
      <w:r>
        <w:rPr>
          <w:sz w:val="20"/>
          <w:szCs w:val="20"/>
        </w:rPr>
        <w:t xml:space="preserve">Fessehaye, M., Abdul-Wahab, S. A., Savage, M. J., Kohler, T., Gherezghiher, T., &amp; Hurni, H. (2014). Fog-water collection for community use. </w:t>
      </w:r>
      <w:r>
        <w:rPr>
          <w:i/>
          <w:iCs/>
          <w:sz w:val="20"/>
          <w:szCs w:val="20"/>
        </w:rPr>
        <w:t>Renewable and Sustainable Energy Reviews</w:t>
      </w:r>
      <w:r>
        <w:rPr>
          <w:sz w:val="20"/>
          <w:szCs w:val="20"/>
        </w:rPr>
        <w:t xml:space="preserve">, </w:t>
      </w:r>
      <w:r>
        <w:rPr>
          <w:i/>
          <w:iCs/>
          <w:sz w:val="20"/>
          <w:szCs w:val="20"/>
        </w:rPr>
        <w:t>29</w:t>
      </w:r>
      <w:r>
        <w:rPr>
          <w:sz w:val="20"/>
          <w:szCs w:val="20"/>
        </w:rPr>
        <w:t xml:space="preserve">, 52–62. </w:t>
      </w:r>
      <w:r>
        <w:rPr>
          <w:sz w:val="20"/>
          <w:szCs w:val="20"/>
        </w:rPr>
        <w:fldChar w:fldCharType="begin"/>
      </w:r>
      <w:r>
        <w:rPr>
          <w:sz w:val="20"/>
          <w:szCs w:val="20"/>
        </w:rPr>
        <w:instrText xml:space="preserve"> HYPERLINK "https://doi.org/10.1016/j.rser.2013.08.063" \h </w:instrText>
      </w:r>
      <w:r>
        <w:rPr>
          <w:sz w:val="20"/>
          <w:szCs w:val="20"/>
        </w:rPr>
        <w:fldChar w:fldCharType="separate"/>
      </w:r>
      <w:r>
        <w:rPr>
          <w:rStyle w:val="24"/>
          <w:sz w:val="20"/>
          <w:szCs w:val="20"/>
          <w:lang w:val="es-ES"/>
        </w:rPr>
        <w:t>https://doi.org/10.1016/j.rser.2013.08.063</w:t>
      </w:r>
      <w:r>
        <w:rPr>
          <w:rStyle w:val="24"/>
          <w:sz w:val="20"/>
          <w:szCs w:val="20"/>
          <w:lang w:val="es-ES"/>
        </w:rPr>
        <w:fldChar w:fldCharType="end"/>
      </w:r>
    </w:p>
    <w:bookmarkEnd w:id="13"/>
    <w:p>
      <w:pPr>
        <w:pStyle w:val="33"/>
        <w:jc w:val="both"/>
        <w:rPr>
          <w:sz w:val="20"/>
          <w:szCs w:val="20"/>
        </w:rPr>
      </w:pPr>
      <w:bookmarkStart w:id="14" w:name="ref-Garca2021"/>
      <w:r>
        <w:rPr>
          <w:sz w:val="20"/>
          <w:szCs w:val="20"/>
          <w:lang w:val="es-ES"/>
        </w:rPr>
        <w:t xml:space="preserve">García, J.-L., Lobos-Roco, F., Schween, J. H., Río, C. del, Osses, P., Vives, R., Pezoa, M., Siegmund, A., Latorre, C., Alfaro, F., Koch, M. A., &amp; Loehnert, U. (2021). </w:t>
      </w:r>
      <w:r>
        <w:rPr>
          <w:sz w:val="20"/>
          <w:szCs w:val="20"/>
        </w:rPr>
        <w:t xml:space="preserve">Climate and coastal low-cloud dynamic in the hyperarid atacama fog desert and the geographic distribution of tillandsia landbeckii (bromeliaceae) dune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"https://doi.org/10.1007/s00606-021-01775-y" \h </w:instrText>
      </w:r>
      <w:r>
        <w:rPr>
          <w:sz w:val="20"/>
          <w:szCs w:val="20"/>
        </w:rPr>
        <w:fldChar w:fldCharType="separate"/>
      </w:r>
      <w:r>
        <w:rPr>
          <w:rStyle w:val="24"/>
          <w:sz w:val="20"/>
          <w:szCs w:val="20"/>
        </w:rPr>
        <w:t>https://doi.org/10.1007/s00606-021-01775-y</w:t>
      </w:r>
      <w:r>
        <w:rPr>
          <w:rStyle w:val="24"/>
          <w:sz w:val="20"/>
          <w:szCs w:val="20"/>
        </w:rPr>
        <w:fldChar w:fldCharType="end"/>
      </w:r>
    </w:p>
    <w:bookmarkEnd w:id="14"/>
    <w:p>
      <w:pPr>
        <w:pStyle w:val="33"/>
        <w:jc w:val="both"/>
        <w:rPr>
          <w:sz w:val="20"/>
          <w:szCs w:val="20"/>
        </w:rPr>
      </w:pPr>
      <w:bookmarkStart w:id="15" w:name="ref-Gultepe2007"/>
      <w:r>
        <w:rPr>
          <w:sz w:val="20"/>
          <w:szCs w:val="20"/>
        </w:rPr>
        <w:t xml:space="preserve">Gultepe, I., Tardif, R., Michaelides, S. C., Cermak, J., Bott, A., Bendix, J., Müller, M. D., Pagowski, M., Hansen, B., Ellrod, G., Jacobs, W., Toth, G., &amp; Cober, S. G. (2007). Fog research: A review of past achievements and future perspectives. In </w:t>
      </w:r>
      <w:r>
        <w:rPr>
          <w:i/>
          <w:iCs/>
          <w:sz w:val="20"/>
          <w:szCs w:val="20"/>
        </w:rPr>
        <w:t>Fog and boundary layer clouds: Fog visibility and forecasting</w:t>
      </w:r>
      <w:r>
        <w:rPr>
          <w:sz w:val="20"/>
          <w:szCs w:val="20"/>
        </w:rPr>
        <w:t xml:space="preserve"> (pp. 1121–1159). Birkhäuser Basel. </w:t>
      </w:r>
      <w:r>
        <w:rPr>
          <w:sz w:val="20"/>
          <w:szCs w:val="20"/>
        </w:rPr>
        <w:fldChar w:fldCharType="begin"/>
      </w:r>
      <w:r>
        <w:rPr>
          <w:sz w:val="20"/>
          <w:szCs w:val="20"/>
        </w:rPr>
        <w:instrText xml:space="preserve"> HYPERLINK "https://doi.org/10.1007/978-3-7643-8419-7_3" \h </w:instrText>
      </w:r>
      <w:r>
        <w:rPr>
          <w:sz w:val="20"/>
          <w:szCs w:val="20"/>
        </w:rPr>
        <w:fldChar w:fldCharType="separate"/>
      </w:r>
      <w:r>
        <w:rPr>
          <w:rStyle w:val="24"/>
          <w:sz w:val="20"/>
          <w:szCs w:val="20"/>
        </w:rPr>
        <w:t>https://doi.org/10.1007/978-3-7643-8419-7_3</w:t>
      </w:r>
      <w:r>
        <w:rPr>
          <w:rStyle w:val="24"/>
          <w:sz w:val="20"/>
          <w:szCs w:val="20"/>
        </w:rPr>
        <w:fldChar w:fldCharType="end"/>
      </w:r>
    </w:p>
    <w:bookmarkEnd w:id="15"/>
    <w:p>
      <w:pPr>
        <w:pStyle w:val="33"/>
        <w:jc w:val="both"/>
        <w:rPr>
          <w:sz w:val="20"/>
          <w:szCs w:val="20"/>
        </w:rPr>
      </w:pPr>
      <w:bookmarkStart w:id="16" w:name="ref-Houston2006"/>
      <w:r>
        <w:rPr>
          <w:sz w:val="20"/>
          <w:szCs w:val="20"/>
        </w:rPr>
        <w:t xml:space="preserve">Houston, J. (2006). Variability of precipitation in the Atacama Desert: Its causes and hydrological impact. </w:t>
      </w:r>
      <w:r>
        <w:rPr>
          <w:i/>
          <w:iCs/>
          <w:sz w:val="20"/>
          <w:szCs w:val="20"/>
        </w:rPr>
        <w:t>International Journal of Climatology</w:t>
      </w:r>
      <w:r>
        <w:rPr>
          <w:sz w:val="20"/>
          <w:szCs w:val="20"/>
        </w:rPr>
        <w:t xml:space="preserve">, </w:t>
      </w:r>
      <w:r>
        <w:rPr>
          <w:i/>
          <w:iCs/>
          <w:sz w:val="20"/>
          <w:szCs w:val="20"/>
        </w:rPr>
        <w:t>26</w:t>
      </w:r>
      <w:r>
        <w:rPr>
          <w:sz w:val="20"/>
          <w:szCs w:val="20"/>
        </w:rPr>
        <w:t xml:space="preserve">(15), 2181–2198. </w:t>
      </w:r>
      <w:r>
        <w:rPr>
          <w:sz w:val="20"/>
          <w:szCs w:val="20"/>
        </w:rPr>
        <w:fldChar w:fldCharType="begin"/>
      </w:r>
      <w:r>
        <w:rPr>
          <w:sz w:val="20"/>
          <w:szCs w:val="20"/>
        </w:rPr>
        <w:instrText xml:space="preserve"> HYPERLINK "https://doi.org/10.1002/joc.1359" \h </w:instrText>
      </w:r>
      <w:r>
        <w:rPr>
          <w:sz w:val="20"/>
          <w:szCs w:val="20"/>
        </w:rPr>
        <w:fldChar w:fldCharType="separate"/>
      </w:r>
      <w:r>
        <w:rPr>
          <w:rStyle w:val="24"/>
          <w:sz w:val="20"/>
          <w:szCs w:val="20"/>
        </w:rPr>
        <w:t>https://doi.org/10.1002/joc.1359</w:t>
      </w:r>
      <w:r>
        <w:rPr>
          <w:rStyle w:val="24"/>
          <w:sz w:val="20"/>
          <w:szCs w:val="20"/>
        </w:rPr>
        <w:fldChar w:fldCharType="end"/>
      </w:r>
    </w:p>
    <w:bookmarkEnd w:id="16"/>
    <w:p>
      <w:pPr>
        <w:pStyle w:val="33"/>
        <w:jc w:val="both"/>
        <w:rPr>
          <w:sz w:val="20"/>
          <w:szCs w:val="20"/>
        </w:rPr>
      </w:pPr>
      <w:bookmarkStart w:id="17" w:name="ref-Jabbusch2025"/>
      <w:r>
        <w:rPr>
          <w:sz w:val="20"/>
          <w:szCs w:val="20"/>
        </w:rPr>
        <w:t xml:space="preserve">Jabbusch, S., &amp; Koch, M. A. (2025). Tillandsia landbeckii secures high phenotypic variation despite clonal propagation at the dry limits of plant life in the atacama desert. </w:t>
      </w:r>
      <w:r>
        <w:rPr>
          <w:i/>
          <w:iCs/>
          <w:sz w:val="20"/>
          <w:szCs w:val="20"/>
        </w:rPr>
        <w:t>Perspectives in Plant Ecology, Evolution and Systematics</w:t>
      </w:r>
      <w:r>
        <w:rPr>
          <w:sz w:val="20"/>
          <w:szCs w:val="20"/>
        </w:rPr>
        <w:t xml:space="preserve">, </w:t>
      </w:r>
      <w:r>
        <w:rPr>
          <w:i/>
          <w:iCs/>
          <w:sz w:val="20"/>
          <w:szCs w:val="20"/>
        </w:rPr>
        <w:t>66</w:t>
      </w:r>
      <w:r>
        <w:rPr>
          <w:sz w:val="20"/>
          <w:szCs w:val="20"/>
        </w:rPr>
        <w:t xml:space="preserve">, 125846. </w:t>
      </w:r>
      <w:r>
        <w:rPr>
          <w:sz w:val="20"/>
          <w:szCs w:val="20"/>
        </w:rPr>
        <w:fldChar w:fldCharType="begin"/>
      </w:r>
      <w:r>
        <w:rPr>
          <w:sz w:val="20"/>
          <w:szCs w:val="20"/>
        </w:rPr>
        <w:instrText xml:space="preserve"> HYPERLINK "https://doi.org/10.1016/j.ppees.2025.125846" \h </w:instrText>
      </w:r>
      <w:r>
        <w:rPr>
          <w:sz w:val="20"/>
          <w:szCs w:val="20"/>
        </w:rPr>
        <w:fldChar w:fldCharType="separate"/>
      </w:r>
      <w:r>
        <w:rPr>
          <w:rStyle w:val="24"/>
          <w:sz w:val="20"/>
          <w:szCs w:val="20"/>
        </w:rPr>
        <w:t>https://doi.org/10.1016/j.ppees.2025.125846</w:t>
      </w:r>
      <w:r>
        <w:rPr>
          <w:rStyle w:val="24"/>
          <w:sz w:val="20"/>
          <w:szCs w:val="20"/>
        </w:rPr>
        <w:fldChar w:fldCharType="end"/>
      </w:r>
    </w:p>
    <w:bookmarkEnd w:id="17"/>
    <w:p>
      <w:pPr>
        <w:pStyle w:val="33"/>
        <w:jc w:val="both"/>
        <w:rPr>
          <w:sz w:val="20"/>
          <w:szCs w:val="20"/>
          <w:lang w:val="es-ES"/>
        </w:rPr>
      </w:pPr>
      <w:bookmarkStart w:id="18" w:name="ref-Jung2019"/>
      <w:r>
        <w:rPr>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sz w:val="20"/>
          <w:szCs w:val="20"/>
          <w:lang w:val="es-ES"/>
        </w:rPr>
        <w:t>MicrobiologyOpen</w:t>
      </w:r>
      <w:r>
        <w:rPr>
          <w:sz w:val="20"/>
          <w:szCs w:val="20"/>
          <w:lang w:val="es-ES"/>
        </w:rPr>
        <w:t xml:space="preserve">, </w:t>
      </w:r>
      <w:r>
        <w:rPr>
          <w:i/>
          <w:iCs/>
          <w:sz w:val="20"/>
          <w:szCs w:val="20"/>
          <w:lang w:val="es-ES"/>
        </w:rPr>
        <w:t>8</w:t>
      </w:r>
      <w:r>
        <w:rPr>
          <w:sz w:val="20"/>
          <w:szCs w:val="20"/>
          <w:lang w:val="es-ES"/>
        </w:rPr>
        <w:t xml:space="preserve">(10). </w:t>
      </w:r>
      <w:r>
        <w:rPr>
          <w:sz w:val="20"/>
          <w:szCs w:val="20"/>
        </w:rPr>
        <w:fldChar w:fldCharType="begin"/>
      </w:r>
      <w:r>
        <w:rPr>
          <w:sz w:val="20"/>
          <w:szCs w:val="20"/>
        </w:rPr>
        <w:instrText xml:space="preserve"> HYPERLINK "https://doi.org/10.1002/mbo3.894" \h </w:instrText>
      </w:r>
      <w:r>
        <w:rPr>
          <w:sz w:val="20"/>
          <w:szCs w:val="20"/>
        </w:rPr>
        <w:fldChar w:fldCharType="separate"/>
      </w:r>
      <w:r>
        <w:rPr>
          <w:rStyle w:val="24"/>
          <w:sz w:val="20"/>
          <w:szCs w:val="20"/>
          <w:lang w:val="es-ES"/>
        </w:rPr>
        <w:t>https://doi.org/10.1002/mbo3.894</w:t>
      </w:r>
      <w:r>
        <w:rPr>
          <w:rStyle w:val="24"/>
          <w:sz w:val="20"/>
          <w:szCs w:val="20"/>
          <w:lang w:val="es-ES"/>
        </w:rPr>
        <w:fldChar w:fldCharType="end"/>
      </w:r>
    </w:p>
    <w:bookmarkEnd w:id="18"/>
    <w:p>
      <w:pPr>
        <w:pStyle w:val="33"/>
        <w:jc w:val="both"/>
        <w:rPr>
          <w:sz w:val="20"/>
          <w:szCs w:val="20"/>
        </w:rPr>
      </w:pPr>
      <w:bookmarkStart w:id="19" w:name="ref-Latorre2011"/>
      <w:r>
        <w:rPr>
          <w:sz w:val="20"/>
          <w:szCs w:val="20"/>
          <w:lang w:val="es-ES"/>
        </w:rPr>
        <w:t xml:space="preserve">Latorre, C., González, A. L., Quade, J., Fariña, J. M., Pinto, R., &amp; Marquet, P. A. (2011). </w:t>
      </w:r>
      <w:r>
        <w:rPr>
          <w:sz w:val="20"/>
          <w:szCs w:val="20"/>
        </w:rPr>
        <w:t xml:space="preserve">Establishment and formation of fog-dependent &lt;i&gt;tillandsia landbeckii&lt;/i&gt; dunes in the atacama desert: Evidence from radiocarbon and stable isotopes. </w:t>
      </w:r>
      <w:r>
        <w:rPr>
          <w:i/>
          <w:iCs/>
          <w:sz w:val="20"/>
          <w:szCs w:val="20"/>
        </w:rPr>
        <w:t>Journal of Geophysical Research</w:t>
      </w:r>
      <w:r>
        <w:rPr>
          <w:sz w:val="20"/>
          <w:szCs w:val="20"/>
        </w:rPr>
        <w:t xml:space="preserve">, </w:t>
      </w:r>
      <w:r>
        <w:rPr>
          <w:i/>
          <w:iCs/>
          <w:sz w:val="20"/>
          <w:szCs w:val="20"/>
        </w:rPr>
        <w:t>116</w:t>
      </w:r>
      <w:r>
        <w:rPr>
          <w:sz w:val="20"/>
          <w:szCs w:val="20"/>
        </w:rPr>
        <w:t xml:space="preserve">(G3). </w:t>
      </w:r>
      <w:r>
        <w:rPr>
          <w:sz w:val="20"/>
          <w:szCs w:val="20"/>
        </w:rPr>
        <w:fldChar w:fldCharType="begin"/>
      </w:r>
      <w:r>
        <w:rPr>
          <w:sz w:val="20"/>
          <w:szCs w:val="20"/>
        </w:rPr>
        <w:instrText xml:space="preserve"> HYPERLINK "https://doi.org/10.1029/2010jg001521" \h </w:instrText>
      </w:r>
      <w:r>
        <w:rPr>
          <w:sz w:val="20"/>
          <w:szCs w:val="20"/>
        </w:rPr>
        <w:fldChar w:fldCharType="separate"/>
      </w:r>
      <w:r>
        <w:rPr>
          <w:rStyle w:val="24"/>
          <w:sz w:val="20"/>
          <w:szCs w:val="20"/>
        </w:rPr>
        <w:t>https://doi.org/10.1029/2010jg001521</w:t>
      </w:r>
      <w:r>
        <w:rPr>
          <w:rStyle w:val="24"/>
          <w:sz w:val="20"/>
          <w:szCs w:val="20"/>
        </w:rPr>
        <w:fldChar w:fldCharType="end"/>
      </w:r>
    </w:p>
    <w:bookmarkEnd w:id="19"/>
    <w:p>
      <w:pPr>
        <w:pStyle w:val="33"/>
        <w:jc w:val="both"/>
        <w:rPr>
          <w:sz w:val="20"/>
          <w:szCs w:val="20"/>
          <w:lang w:val="es-ES"/>
        </w:rPr>
      </w:pPr>
      <w:bookmarkStart w:id="20" w:name="ref-Li2025"/>
      <w:r>
        <w:rPr>
          <w:sz w:val="20"/>
          <w:szCs w:val="20"/>
        </w:rPr>
        <w:t xml:space="preserve">Li, H., Han, C., Yang, Y., &amp; Chen, R. (2025). Advances and challenges in dew research on land surface: A review. </w:t>
      </w:r>
      <w:r>
        <w:rPr>
          <w:i/>
          <w:iCs/>
          <w:sz w:val="20"/>
          <w:szCs w:val="20"/>
          <w:lang w:val="es-ES"/>
        </w:rPr>
        <w:t>Hydrology</w:t>
      </w:r>
      <w:r>
        <w:rPr>
          <w:sz w:val="20"/>
          <w:szCs w:val="20"/>
          <w:lang w:val="es-ES"/>
        </w:rPr>
        <w:t xml:space="preserve">, </w:t>
      </w:r>
      <w:r>
        <w:rPr>
          <w:i/>
          <w:iCs/>
          <w:sz w:val="20"/>
          <w:szCs w:val="20"/>
          <w:lang w:val="es-ES"/>
        </w:rPr>
        <w:t>12</w:t>
      </w:r>
      <w:r>
        <w:rPr>
          <w:sz w:val="20"/>
          <w:szCs w:val="20"/>
          <w:lang w:val="es-ES"/>
        </w:rPr>
        <w:t xml:space="preserve">(12), 320. </w:t>
      </w:r>
      <w:r>
        <w:rPr>
          <w:sz w:val="20"/>
          <w:szCs w:val="20"/>
        </w:rPr>
        <w:fldChar w:fldCharType="begin"/>
      </w:r>
      <w:r>
        <w:rPr>
          <w:sz w:val="20"/>
          <w:szCs w:val="20"/>
        </w:rPr>
        <w:instrText xml:space="preserve"> HYPERLINK "https://doi.org/10.3390/hydrology12120320" \h </w:instrText>
      </w:r>
      <w:r>
        <w:rPr>
          <w:sz w:val="20"/>
          <w:szCs w:val="20"/>
        </w:rPr>
        <w:fldChar w:fldCharType="separate"/>
      </w:r>
      <w:r>
        <w:rPr>
          <w:rStyle w:val="24"/>
          <w:sz w:val="20"/>
          <w:szCs w:val="20"/>
          <w:lang w:val="es-ES"/>
        </w:rPr>
        <w:t>https://doi.org/10.3390/hydrology12120320</w:t>
      </w:r>
      <w:r>
        <w:rPr>
          <w:rStyle w:val="24"/>
          <w:sz w:val="20"/>
          <w:szCs w:val="20"/>
          <w:lang w:val="es-ES"/>
        </w:rPr>
        <w:fldChar w:fldCharType="end"/>
      </w:r>
    </w:p>
    <w:bookmarkEnd w:id="20"/>
    <w:p>
      <w:pPr>
        <w:pStyle w:val="33"/>
        <w:jc w:val="both"/>
        <w:rPr>
          <w:sz w:val="20"/>
          <w:szCs w:val="20"/>
          <w:lang w:val="es-ES"/>
        </w:rPr>
      </w:pPr>
      <w:bookmarkStart w:id="21" w:name="ref-LobosRoco2018"/>
      <w:r>
        <w:rPr>
          <w:sz w:val="20"/>
          <w:szCs w:val="20"/>
          <w:lang w:val="es-ES"/>
        </w:rPr>
        <w:t xml:space="preserve">Lobos Roco, F., Vilà-Guerau de Arellano, J., &amp; Pedruzo-Bagazgoitia, X. (2018). </w:t>
      </w:r>
      <w:r>
        <w:rPr>
          <w:sz w:val="20"/>
          <w:szCs w:val="20"/>
        </w:rPr>
        <w:t xml:space="preserve">Characterizing the influence of the marine stratocumulus cloud on the land fog at the atacama desert. </w:t>
      </w:r>
      <w:r>
        <w:rPr>
          <w:i/>
          <w:iCs/>
          <w:sz w:val="20"/>
          <w:szCs w:val="20"/>
          <w:lang w:val="es-ES"/>
        </w:rPr>
        <w:t>Atmospheric Research</w:t>
      </w:r>
      <w:r>
        <w:rPr>
          <w:sz w:val="20"/>
          <w:szCs w:val="20"/>
          <w:lang w:val="es-ES"/>
        </w:rPr>
        <w:t xml:space="preserve">, </w:t>
      </w:r>
      <w:r>
        <w:rPr>
          <w:i/>
          <w:iCs/>
          <w:sz w:val="20"/>
          <w:szCs w:val="20"/>
          <w:lang w:val="es-ES"/>
        </w:rPr>
        <w:t>214</w:t>
      </w:r>
      <w:r>
        <w:rPr>
          <w:sz w:val="20"/>
          <w:szCs w:val="20"/>
          <w:lang w:val="es-ES"/>
        </w:rPr>
        <w:t xml:space="preserve">, 109–120. </w:t>
      </w:r>
      <w:r>
        <w:rPr>
          <w:sz w:val="20"/>
          <w:szCs w:val="20"/>
        </w:rPr>
        <w:fldChar w:fldCharType="begin"/>
      </w:r>
      <w:r>
        <w:rPr>
          <w:sz w:val="20"/>
          <w:szCs w:val="20"/>
        </w:rPr>
        <w:instrText xml:space="preserve"> HYPERLINK "https://doi.org/10.1016/j.atmosres.2018.07.009" \h </w:instrText>
      </w:r>
      <w:r>
        <w:rPr>
          <w:sz w:val="20"/>
          <w:szCs w:val="20"/>
        </w:rPr>
        <w:fldChar w:fldCharType="separate"/>
      </w:r>
      <w:r>
        <w:rPr>
          <w:rStyle w:val="24"/>
          <w:sz w:val="20"/>
          <w:szCs w:val="20"/>
          <w:lang w:val="es-ES"/>
        </w:rPr>
        <w:t>https://doi.org/10.1016/j.atmosres.2018.07.009</w:t>
      </w:r>
      <w:r>
        <w:rPr>
          <w:rStyle w:val="24"/>
          <w:sz w:val="20"/>
          <w:szCs w:val="20"/>
          <w:lang w:val="es-ES"/>
        </w:rPr>
        <w:fldChar w:fldCharType="end"/>
      </w:r>
    </w:p>
    <w:bookmarkEnd w:id="21"/>
    <w:p>
      <w:pPr>
        <w:pStyle w:val="33"/>
        <w:jc w:val="both"/>
        <w:rPr>
          <w:sz w:val="20"/>
          <w:szCs w:val="20"/>
        </w:rPr>
      </w:pPr>
      <w:bookmarkStart w:id="22" w:name="ref-LobosRoco2024"/>
      <w:r>
        <w:rPr>
          <w:sz w:val="20"/>
          <w:szCs w:val="20"/>
          <w:lang w:val="es-ES"/>
        </w:rPr>
        <w:t xml:space="preserve">Lobos-Roco, F., Suárez, F., Aguirre-Correa, F., Keim, K., Aguirre, I., Vargas, C., Abarca, F., Ramírez, C., Escobar, R., Osses, P., &amp; Río, C. del. </w:t>
      </w:r>
      <w:r>
        <w:rPr>
          <w:sz w:val="20"/>
          <w:szCs w:val="20"/>
        </w:rPr>
        <w:t xml:space="preserve">(2024). Understanding inland fog and dew dynamics for assessing potential non-rainfall water use in the atacama. </w:t>
      </w:r>
      <w:r>
        <w:rPr>
          <w:i/>
          <w:iCs/>
          <w:sz w:val="20"/>
          <w:szCs w:val="20"/>
        </w:rPr>
        <w:t>Journal of Arid Environments</w:t>
      </w:r>
      <w:r>
        <w:rPr>
          <w:sz w:val="20"/>
          <w:szCs w:val="20"/>
        </w:rPr>
        <w:t xml:space="preserve">, </w:t>
      </w:r>
      <w:r>
        <w:rPr>
          <w:i/>
          <w:iCs/>
          <w:sz w:val="20"/>
          <w:szCs w:val="20"/>
        </w:rPr>
        <w:t>221</w:t>
      </w:r>
      <w:r>
        <w:rPr>
          <w:sz w:val="20"/>
          <w:szCs w:val="20"/>
        </w:rPr>
        <w:t xml:space="preserve">, 105125. </w:t>
      </w:r>
      <w:r>
        <w:rPr>
          <w:sz w:val="20"/>
          <w:szCs w:val="20"/>
        </w:rPr>
        <w:fldChar w:fldCharType="begin"/>
      </w:r>
      <w:r>
        <w:rPr>
          <w:sz w:val="20"/>
          <w:szCs w:val="20"/>
        </w:rPr>
        <w:instrText xml:space="preserve"> HYPERLINK "https://doi.org/10.1016/j.jaridenv.2024.105125" \h </w:instrText>
      </w:r>
      <w:r>
        <w:rPr>
          <w:sz w:val="20"/>
          <w:szCs w:val="20"/>
        </w:rPr>
        <w:fldChar w:fldCharType="separate"/>
      </w:r>
      <w:r>
        <w:rPr>
          <w:rStyle w:val="24"/>
          <w:sz w:val="20"/>
          <w:szCs w:val="20"/>
        </w:rPr>
        <w:t>https://doi.org/10.1016/j.jaridenv.2024.105125</w:t>
      </w:r>
      <w:r>
        <w:rPr>
          <w:rStyle w:val="24"/>
          <w:sz w:val="20"/>
          <w:szCs w:val="20"/>
        </w:rPr>
        <w:fldChar w:fldCharType="end"/>
      </w:r>
    </w:p>
    <w:bookmarkEnd w:id="22"/>
    <w:p>
      <w:pPr>
        <w:pStyle w:val="33"/>
        <w:jc w:val="both"/>
        <w:rPr>
          <w:sz w:val="20"/>
          <w:szCs w:val="20"/>
        </w:rPr>
      </w:pPr>
      <w:bookmarkStart w:id="23" w:name="ref-Malik2023"/>
      <w:r>
        <w:rPr>
          <w:sz w:val="20"/>
          <w:szCs w:val="20"/>
        </w:rPr>
        <w:t xml:space="preserve">Malik, T., Gethin, D., Boy, F., Davies, G., &amp; Parker, A. (2023). Re-engineering dew-harvesting cactus macrostructures to enhance water collection as an adaptive climate change strategy: An experimental comparison. </w:t>
      </w:r>
      <w:r>
        <w:rPr>
          <w:i/>
          <w:iCs/>
          <w:sz w:val="20"/>
          <w:szCs w:val="20"/>
        </w:rPr>
        <w:t>Atmosphere</w:t>
      </w:r>
      <w:r>
        <w:rPr>
          <w:sz w:val="20"/>
          <w:szCs w:val="20"/>
        </w:rPr>
        <w:t xml:space="preserve">, </w:t>
      </w:r>
      <w:r>
        <w:rPr>
          <w:i/>
          <w:iCs/>
          <w:sz w:val="20"/>
          <w:szCs w:val="20"/>
        </w:rPr>
        <w:t>14</w:t>
      </w:r>
      <w:r>
        <w:rPr>
          <w:sz w:val="20"/>
          <w:szCs w:val="20"/>
        </w:rPr>
        <w:t xml:space="preserve">(12), 1736. </w:t>
      </w:r>
      <w:r>
        <w:rPr>
          <w:sz w:val="20"/>
          <w:szCs w:val="20"/>
        </w:rPr>
        <w:fldChar w:fldCharType="begin"/>
      </w:r>
      <w:r>
        <w:rPr>
          <w:sz w:val="20"/>
          <w:szCs w:val="20"/>
        </w:rPr>
        <w:instrText xml:space="preserve"> HYPERLINK "https://doi.org/10.3390/atmos14121736" \h </w:instrText>
      </w:r>
      <w:r>
        <w:rPr>
          <w:sz w:val="20"/>
          <w:szCs w:val="20"/>
        </w:rPr>
        <w:fldChar w:fldCharType="separate"/>
      </w:r>
      <w:r>
        <w:rPr>
          <w:rStyle w:val="24"/>
          <w:sz w:val="20"/>
          <w:szCs w:val="20"/>
        </w:rPr>
        <w:t>https://doi.org/10.3390/atmos14121736</w:t>
      </w:r>
      <w:r>
        <w:rPr>
          <w:rStyle w:val="24"/>
          <w:sz w:val="20"/>
          <w:szCs w:val="20"/>
        </w:rPr>
        <w:fldChar w:fldCharType="end"/>
      </w:r>
    </w:p>
    <w:bookmarkEnd w:id="23"/>
    <w:p>
      <w:pPr>
        <w:pStyle w:val="33"/>
        <w:jc w:val="both"/>
        <w:rPr>
          <w:sz w:val="20"/>
          <w:szCs w:val="20"/>
        </w:rPr>
      </w:pPr>
      <w:bookmarkStart w:id="24" w:name="ref-Monteith1957"/>
      <w:r>
        <w:rPr>
          <w:sz w:val="20"/>
          <w:szCs w:val="20"/>
        </w:rPr>
        <w:t xml:space="preserve">Monteith, J. L. (1957). Dew. </w:t>
      </w:r>
      <w:r>
        <w:rPr>
          <w:i/>
          <w:iCs/>
          <w:sz w:val="20"/>
          <w:szCs w:val="20"/>
        </w:rPr>
        <w:t>Quarterly Journal of the Royal Meteorological Society</w:t>
      </w:r>
      <w:r>
        <w:rPr>
          <w:sz w:val="20"/>
          <w:szCs w:val="20"/>
        </w:rPr>
        <w:t xml:space="preserve">, </w:t>
      </w:r>
      <w:r>
        <w:rPr>
          <w:i/>
          <w:iCs/>
          <w:sz w:val="20"/>
          <w:szCs w:val="20"/>
        </w:rPr>
        <w:t>83</w:t>
      </w:r>
      <w:r>
        <w:rPr>
          <w:sz w:val="20"/>
          <w:szCs w:val="20"/>
        </w:rPr>
        <w:t xml:space="preserve">(357), 322–341. </w:t>
      </w:r>
      <w:r>
        <w:rPr>
          <w:sz w:val="20"/>
          <w:szCs w:val="20"/>
        </w:rPr>
        <w:fldChar w:fldCharType="begin"/>
      </w:r>
      <w:r>
        <w:rPr>
          <w:sz w:val="20"/>
          <w:szCs w:val="20"/>
        </w:rPr>
        <w:instrText xml:space="preserve"> HYPERLINK "https://doi.org/10.1002/qj.49708335706" \h </w:instrText>
      </w:r>
      <w:r>
        <w:rPr>
          <w:sz w:val="20"/>
          <w:szCs w:val="20"/>
        </w:rPr>
        <w:fldChar w:fldCharType="separate"/>
      </w:r>
      <w:r>
        <w:rPr>
          <w:rStyle w:val="24"/>
          <w:sz w:val="20"/>
          <w:szCs w:val="20"/>
        </w:rPr>
        <w:t>https://doi.org/10.1002/qj.49708335706</w:t>
      </w:r>
      <w:r>
        <w:rPr>
          <w:rStyle w:val="24"/>
          <w:sz w:val="20"/>
          <w:szCs w:val="20"/>
        </w:rPr>
        <w:fldChar w:fldCharType="end"/>
      </w:r>
    </w:p>
    <w:bookmarkEnd w:id="24"/>
    <w:p>
      <w:pPr>
        <w:pStyle w:val="33"/>
        <w:jc w:val="both"/>
        <w:rPr>
          <w:sz w:val="20"/>
          <w:szCs w:val="20"/>
        </w:rPr>
      </w:pPr>
      <w:bookmarkStart w:id="25" w:name="ref-Muselli2002"/>
      <w:r>
        <w:rPr>
          <w:sz w:val="20"/>
          <w:szCs w:val="20"/>
        </w:rPr>
        <w:t xml:space="preserve">Muselli, M., Beysens, D., Marcillat, J., Milimouk, I., Nilsson, T., &amp; Louche, A. (2002). Dew water collector for potable water in ajaccio (corsica island, france). </w:t>
      </w:r>
      <w:r>
        <w:rPr>
          <w:i/>
          <w:iCs/>
          <w:sz w:val="20"/>
          <w:szCs w:val="20"/>
        </w:rPr>
        <w:t>Atmospheric Research</w:t>
      </w:r>
      <w:r>
        <w:rPr>
          <w:sz w:val="20"/>
          <w:szCs w:val="20"/>
        </w:rPr>
        <w:t xml:space="preserve">, </w:t>
      </w:r>
      <w:r>
        <w:rPr>
          <w:i/>
          <w:iCs/>
          <w:sz w:val="20"/>
          <w:szCs w:val="20"/>
        </w:rPr>
        <w:t>64</w:t>
      </w:r>
      <w:r>
        <w:rPr>
          <w:sz w:val="20"/>
          <w:szCs w:val="20"/>
        </w:rPr>
        <w:t xml:space="preserve">(1-4), 297–312. </w:t>
      </w:r>
      <w:r>
        <w:rPr>
          <w:sz w:val="20"/>
          <w:szCs w:val="20"/>
        </w:rPr>
        <w:fldChar w:fldCharType="begin"/>
      </w:r>
      <w:r>
        <w:rPr>
          <w:sz w:val="20"/>
          <w:szCs w:val="20"/>
        </w:rPr>
        <w:instrText xml:space="preserve"> HYPERLINK "https://doi.org/10.1016/s0169-8095(02)00100-x" \h </w:instrText>
      </w:r>
      <w:r>
        <w:rPr>
          <w:sz w:val="20"/>
          <w:szCs w:val="20"/>
        </w:rPr>
        <w:fldChar w:fldCharType="separate"/>
      </w:r>
      <w:r>
        <w:rPr>
          <w:rStyle w:val="24"/>
          <w:sz w:val="20"/>
          <w:szCs w:val="20"/>
        </w:rPr>
        <w:t>https://doi.org/10.1016/s0169-8095(02)00100-x</w:t>
      </w:r>
      <w:r>
        <w:rPr>
          <w:rStyle w:val="24"/>
          <w:sz w:val="20"/>
          <w:szCs w:val="20"/>
        </w:rPr>
        <w:fldChar w:fldCharType="end"/>
      </w:r>
    </w:p>
    <w:bookmarkEnd w:id="25"/>
    <w:p>
      <w:pPr>
        <w:pStyle w:val="33"/>
        <w:jc w:val="both"/>
        <w:rPr>
          <w:sz w:val="20"/>
          <w:szCs w:val="20"/>
        </w:rPr>
      </w:pPr>
      <w:bookmarkStart w:id="26" w:name="ref-Pinto2006"/>
      <w:r>
        <w:rPr>
          <w:sz w:val="20"/>
          <w:szCs w:val="20"/>
        </w:rPr>
        <w:t xml:space="preserve">Pinto, R., Barría, I., &amp; Marquet, P. A. (2006). Geographical distribution of tillandsia lomas in the atacama desert, northern chile. </w:t>
      </w:r>
      <w:r>
        <w:rPr>
          <w:i/>
          <w:iCs/>
          <w:sz w:val="20"/>
          <w:szCs w:val="20"/>
        </w:rPr>
        <w:t>Journal of Arid Environments</w:t>
      </w:r>
      <w:r>
        <w:rPr>
          <w:sz w:val="20"/>
          <w:szCs w:val="20"/>
        </w:rPr>
        <w:t xml:space="preserve">, </w:t>
      </w:r>
      <w:r>
        <w:rPr>
          <w:i/>
          <w:iCs/>
          <w:sz w:val="20"/>
          <w:szCs w:val="20"/>
        </w:rPr>
        <w:t>65</w:t>
      </w:r>
      <w:r>
        <w:rPr>
          <w:sz w:val="20"/>
          <w:szCs w:val="20"/>
        </w:rPr>
        <w:t xml:space="preserve">(4), 543–552. </w:t>
      </w:r>
      <w:r>
        <w:rPr>
          <w:sz w:val="20"/>
          <w:szCs w:val="20"/>
        </w:rPr>
        <w:fldChar w:fldCharType="begin"/>
      </w:r>
      <w:r>
        <w:rPr>
          <w:sz w:val="20"/>
          <w:szCs w:val="20"/>
        </w:rPr>
        <w:instrText xml:space="preserve"> HYPERLINK "https://doi.org/10.1016/j.jaridenv.2005.08.015" \h </w:instrText>
      </w:r>
      <w:r>
        <w:rPr>
          <w:sz w:val="20"/>
          <w:szCs w:val="20"/>
        </w:rPr>
        <w:fldChar w:fldCharType="separate"/>
      </w:r>
      <w:r>
        <w:rPr>
          <w:rStyle w:val="24"/>
          <w:sz w:val="20"/>
          <w:szCs w:val="20"/>
        </w:rPr>
        <w:t>https://doi.org/10.1016/j.jaridenv.2005.08.015</w:t>
      </w:r>
      <w:r>
        <w:rPr>
          <w:rStyle w:val="24"/>
          <w:sz w:val="20"/>
          <w:szCs w:val="20"/>
        </w:rPr>
        <w:fldChar w:fldCharType="end"/>
      </w:r>
    </w:p>
    <w:bookmarkEnd w:id="26"/>
    <w:p>
      <w:pPr>
        <w:pStyle w:val="33"/>
        <w:jc w:val="both"/>
        <w:rPr>
          <w:sz w:val="20"/>
          <w:szCs w:val="20"/>
        </w:rPr>
      </w:pPr>
      <w:bookmarkStart w:id="27" w:name="ref-delRo2021b"/>
      <w:r>
        <w:rPr>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"https://doi.org/10.1007/s00606-021-01782-z" \h </w:instrText>
      </w:r>
      <w:r>
        <w:rPr>
          <w:sz w:val="20"/>
          <w:szCs w:val="20"/>
        </w:rPr>
        <w:fldChar w:fldCharType="separate"/>
      </w:r>
      <w:r>
        <w:rPr>
          <w:rStyle w:val="24"/>
          <w:sz w:val="20"/>
          <w:szCs w:val="20"/>
        </w:rPr>
        <w:t>https://doi.org/10.1007/s00606-021-01782-z</w:t>
      </w:r>
      <w:r>
        <w:rPr>
          <w:rStyle w:val="24"/>
          <w:sz w:val="20"/>
          <w:szCs w:val="20"/>
        </w:rPr>
        <w:fldChar w:fldCharType="end"/>
      </w:r>
    </w:p>
    <w:bookmarkEnd w:id="27"/>
    <w:p>
      <w:pPr>
        <w:pStyle w:val="33"/>
        <w:jc w:val="both"/>
        <w:rPr>
          <w:sz w:val="20"/>
          <w:szCs w:val="20"/>
          <w:lang w:val="es-ES"/>
        </w:rPr>
      </w:pPr>
      <w:bookmarkStart w:id="28" w:name="ref-RUTLLANT2002"/>
      <w:r>
        <w:rPr>
          <w:sz w:val="20"/>
          <w:szCs w:val="20"/>
        </w:rPr>
        <w:t xml:space="preserve">Rutllant, J., &amp; Montecino, V. (2002). Multiscale upwelling forcing cycles and biological response off north-central chile. </w:t>
      </w:r>
      <w:r>
        <w:rPr>
          <w:i/>
          <w:iCs/>
          <w:sz w:val="20"/>
          <w:szCs w:val="20"/>
          <w:lang w:val="es-ES"/>
        </w:rPr>
        <w:t>Revista Chilena de Historia Natural</w:t>
      </w:r>
      <w:r>
        <w:rPr>
          <w:sz w:val="20"/>
          <w:szCs w:val="20"/>
          <w:lang w:val="es-ES"/>
        </w:rPr>
        <w:t xml:space="preserve">, </w:t>
      </w:r>
      <w:r>
        <w:rPr>
          <w:i/>
          <w:iCs/>
          <w:sz w:val="20"/>
          <w:szCs w:val="20"/>
          <w:lang w:val="es-ES"/>
        </w:rPr>
        <w:t>75</w:t>
      </w:r>
      <w:r>
        <w:rPr>
          <w:sz w:val="20"/>
          <w:szCs w:val="20"/>
          <w:lang w:val="es-ES"/>
        </w:rPr>
        <w:t xml:space="preserve">(1). </w:t>
      </w:r>
      <w:r>
        <w:rPr>
          <w:sz w:val="20"/>
          <w:szCs w:val="20"/>
        </w:rPr>
        <w:fldChar w:fldCharType="begin"/>
      </w:r>
      <w:r>
        <w:rPr>
          <w:sz w:val="20"/>
          <w:szCs w:val="20"/>
        </w:rPr>
        <w:instrText xml:space="preserve"> HYPERLINK "https://doi.org/10.4067/s0716-078x2002000100020" \h </w:instrText>
      </w:r>
      <w:r>
        <w:rPr>
          <w:sz w:val="20"/>
          <w:szCs w:val="20"/>
        </w:rPr>
        <w:fldChar w:fldCharType="separate"/>
      </w:r>
      <w:r>
        <w:rPr>
          <w:rStyle w:val="24"/>
          <w:sz w:val="20"/>
          <w:szCs w:val="20"/>
          <w:lang w:val="es-ES"/>
        </w:rPr>
        <w:t>https://doi.org/10.4067/s0716-078x2002000100020</w:t>
      </w:r>
      <w:r>
        <w:rPr>
          <w:rStyle w:val="24"/>
          <w:sz w:val="20"/>
          <w:szCs w:val="20"/>
          <w:lang w:val="es-ES"/>
        </w:rPr>
        <w:fldChar w:fldCharType="end"/>
      </w:r>
    </w:p>
    <w:bookmarkEnd w:id="28"/>
    <w:p>
      <w:pPr>
        <w:pStyle w:val="33"/>
        <w:jc w:val="both"/>
        <w:rPr>
          <w:sz w:val="20"/>
          <w:szCs w:val="20"/>
        </w:rPr>
      </w:pPr>
      <w:bookmarkStart w:id="29" w:name="ref-Schemenauer1994"/>
      <w:r>
        <w:rPr>
          <w:sz w:val="20"/>
          <w:szCs w:val="20"/>
          <w:lang w:val="es-ES"/>
        </w:rPr>
        <w:t xml:space="preserve">Schemenauer, R. S., &amp; Cereceda, P. (1994). </w:t>
      </w:r>
      <w:r>
        <w:rPr>
          <w:sz w:val="20"/>
          <w:szCs w:val="20"/>
        </w:rPr>
        <w:t xml:space="preserve">A proposed standard fog collector for use in high-elevation regions. </w:t>
      </w:r>
      <w:r>
        <w:rPr>
          <w:i/>
          <w:iCs/>
          <w:sz w:val="20"/>
          <w:szCs w:val="20"/>
        </w:rPr>
        <w:t>Journal of Applied Meteorology</w:t>
      </w:r>
      <w:r>
        <w:rPr>
          <w:sz w:val="20"/>
          <w:szCs w:val="20"/>
        </w:rPr>
        <w:t xml:space="preserve">, </w:t>
      </w:r>
      <w:r>
        <w:rPr>
          <w:i/>
          <w:iCs/>
          <w:sz w:val="20"/>
          <w:szCs w:val="20"/>
        </w:rPr>
        <w:t>33</w:t>
      </w:r>
      <w:r>
        <w:rPr>
          <w:sz w:val="20"/>
          <w:szCs w:val="20"/>
        </w:rPr>
        <w:t xml:space="preserve">(11), 1313–1322. </w:t>
      </w:r>
      <w:r>
        <w:rPr>
          <w:sz w:val="20"/>
          <w:szCs w:val="20"/>
        </w:rPr>
        <w:fldChar w:fldCharType="begin"/>
      </w:r>
      <w:r>
        <w:rPr>
          <w:sz w:val="20"/>
          <w:szCs w:val="20"/>
        </w:rPr>
        <w:instrText xml:space="preserve"> HYPERLINK "https://doi.org/10.1175/1520-0450(1994)033%3c1313:apsfcf%3e2.0.co;2" \h </w:instrText>
      </w:r>
      <w:r>
        <w:rPr>
          <w:sz w:val="20"/>
          <w:szCs w:val="20"/>
        </w:rPr>
        <w:fldChar w:fldCharType="separate"/>
      </w:r>
      <w:r>
        <w:rPr>
          <w:rStyle w:val="24"/>
          <w:sz w:val="20"/>
          <w:szCs w:val="20"/>
        </w:rPr>
        <w:t>https://doi.org/10.1175/1520-0450(1994)033&lt;1313:apsfcf&gt;2.0.co;2</w:t>
      </w:r>
      <w:r>
        <w:rPr>
          <w:rStyle w:val="24"/>
          <w:sz w:val="20"/>
          <w:szCs w:val="20"/>
        </w:rPr>
        <w:fldChar w:fldCharType="end"/>
      </w:r>
    </w:p>
    <w:bookmarkEnd w:id="29"/>
    <w:p>
      <w:pPr>
        <w:pStyle w:val="33"/>
        <w:jc w:val="both"/>
        <w:rPr>
          <w:sz w:val="20"/>
          <w:szCs w:val="20"/>
        </w:rPr>
      </w:pPr>
      <w:bookmarkStart w:id="30" w:name="ref-Stull1988"/>
      <w:r>
        <w:rPr>
          <w:sz w:val="20"/>
          <w:szCs w:val="20"/>
        </w:rPr>
        <w:t xml:space="preserve">Stull, R. B. (1988). </w:t>
      </w:r>
      <w:r>
        <w:rPr>
          <w:i/>
          <w:iCs/>
          <w:sz w:val="20"/>
          <w:szCs w:val="20"/>
        </w:rPr>
        <w:t>An introduction to boundary layer meteorology</w:t>
      </w:r>
      <w:r>
        <w:rPr>
          <w:sz w:val="20"/>
          <w:szCs w:val="20"/>
        </w:rPr>
        <w:t xml:space="preserve">. Kluwer Academic Publishers. </w:t>
      </w:r>
      <w:r>
        <w:rPr>
          <w:sz w:val="20"/>
          <w:szCs w:val="20"/>
        </w:rPr>
        <w:fldChar w:fldCharType="begin"/>
      </w:r>
      <w:r>
        <w:rPr>
          <w:sz w:val="20"/>
          <w:szCs w:val="20"/>
        </w:rPr>
        <w:instrText xml:space="preserve"> HYPERLINK "https://doi.org/10.1007/978-94-009-3027-8" \h </w:instrText>
      </w:r>
      <w:r>
        <w:rPr>
          <w:sz w:val="20"/>
          <w:szCs w:val="20"/>
        </w:rPr>
        <w:fldChar w:fldCharType="separate"/>
      </w:r>
      <w:r>
        <w:rPr>
          <w:rStyle w:val="24"/>
          <w:sz w:val="20"/>
          <w:szCs w:val="20"/>
        </w:rPr>
        <w:t>https://doi.org/10.1007/978-94-009-3027-8</w:t>
      </w:r>
      <w:r>
        <w:rPr>
          <w:rStyle w:val="24"/>
          <w:sz w:val="20"/>
          <w:szCs w:val="20"/>
        </w:rPr>
        <w:fldChar w:fldCharType="end"/>
      </w:r>
    </w:p>
    <w:bookmarkEnd w:id="30"/>
    <w:p>
      <w:pPr>
        <w:pStyle w:val="33"/>
        <w:jc w:val="both"/>
        <w:rPr>
          <w:sz w:val="20"/>
          <w:szCs w:val="20"/>
        </w:rPr>
      </w:pPr>
      <w:bookmarkStart w:id="31" w:name="ref-Wang2016"/>
      <w:r>
        <w:rPr>
          <w:sz w:val="20"/>
          <w:szCs w:val="20"/>
        </w:rPr>
        <w:t xml:space="preserve">Wang, L., Kaseke, K. F., &amp; Seely, M. K. (2016). Effects of non‐rainfall water inputs on ecosystem functions. </w:t>
      </w:r>
      <w:r>
        <w:rPr>
          <w:i/>
          <w:iCs/>
          <w:sz w:val="20"/>
          <w:szCs w:val="20"/>
        </w:rPr>
        <w:t>WIREs Water</w:t>
      </w:r>
      <w:r>
        <w:rPr>
          <w:sz w:val="20"/>
          <w:szCs w:val="20"/>
        </w:rPr>
        <w:t xml:space="preserve">, </w:t>
      </w:r>
      <w:r>
        <w:rPr>
          <w:i/>
          <w:iCs/>
          <w:sz w:val="20"/>
          <w:szCs w:val="20"/>
        </w:rPr>
        <w:t>4</w:t>
      </w:r>
      <w:r>
        <w:rPr>
          <w:sz w:val="20"/>
          <w:szCs w:val="20"/>
        </w:rPr>
        <w:t xml:space="preserve">(1). </w:t>
      </w:r>
      <w:r>
        <w:rPr>
          <w:sz w:val="20"/>
          <w:szCs w:val="20"/>
        </w:rPr>
        <w:fldChar w:fldCharType="begin"/>
      </w:r>
      <w:r>
        <w:rPr>
          <w:sz w:val="20"/>
          <w:szCs w:val="20"/>
        </w:rPr>
        <w:instrText xml:space="preserve"> HYPERLINK "https://doi.org/10.1002/wat2.1179" \h </w:instrText>
      </w:r>
      <w:r>
        <w:rPr>
          <w:sz w:val="20"/>
          <w:szCs w:val="20"/>
        </w:rPr>
        <w:fldChar w:fldCharType="separate"/>
      </w:r>
      <w:r>
        <w:rPr>
          <w:rStyle w:val="24"/>
          <w:sz w:val="20"/>
          <w:szCs w:val="20"/>
        </w:rPr>
        <w:t>https://doi.org/10.1002/wat2.1179</w:t>
      </w:r>
      <w:r>
        <w:rPr>
          <w:rStyle w:val="24"/>
          <w:sz w:val="20"/>
          <w:szCs w:val="20"/>
        </w:rPr>
        <w:fldChar w:fldCharType="end"/>
      </w:r>
      <w:bookmarkEnd w:id="7"/>
      <w:bookmarkEnd w:id="9"/>
      <w:bookmarkEnd w:id="31"/>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lipe" w:date="2026-09-05T19:01:29Z" w:initials="f">
    <w:p w14:paraId="DEFF1EF9">
      <w:pPr>
        <w:pStyle w:val="17"/>
        <w:rPr>
          <w:rFonts w:hint="default"/>
          <w:lang w:val="es"/>
        </w:rPr>
      </w:pPr>
      <w:r>
        <w:rPr>
          <w:rFonts w:hint="default"/>
          <w:lang w:val="es"/>
        </w:rPr>
        <w:t>En mi paper de 2024, hay un de Roode 2010 que queda mejor acá</w:t>
      </w:r>
    </w:p>
  </w:comment>
  <w:comment w:id="1" w:author="felipe" w:date="2026-09-05T19:04:54Z" w:initials="f">
    <w:p w14:paraId="6AFB45BE">
      <w:pPr>
        <w:pStyle w:val="17"/>
        <w:rPr>
          <w:rFonts w:hint="default"/>
          <w:lang w:val="es"/>
        </w:rPr>
      </w:pPr>
      <w:r>
        <w:rPr>
          <w:rFonts w:hint="default"/>
          <w:lang w:val="es"/>
        </w:rPr>
        <w:t>Esta referencia está en otro formato</w:t>
      </w:r>
    </w:p>
  </w:comment>
  <w:comment w:id="2" w:author="felipe" w:date="2026-09-05T19:07:35Z" w:initials="f">
    <w:p w14:paraId="D6FB31C7">
      <w:pPr>
        <w:pStyle w:val="17"/>
        <w:rPr>
          <w:rFonts w:hint="default"/>
          <w:lang w:val="es"/>
        </w:rPr>
      </w:pPr>
      <w:r>
        <w:rPr>
          <w:rFonts w:hint="default"/>
          <w:lang w:val="es"/>
        </w:rPr>
        <w:t>Esto lo borré para evitar ser repetitivos, ya lo mencionaste en el primer párrafo</w:t>
      </w:r>
    </w:p>
  </w:comment>
  <w:comment w:id="3" w:author="felipe" w:date="2026-09-05T19:08:08Z" w:initials="f">
    <w:p w14:paraId="E7CFE7CD">
      <w:pPr>
        <w:pStyle w:val="17"/>
        <w:rPr>
          <w:rFonts w:hint="default"/>
          <w:lang w:val="es"/>
        </w:rPr>
      </w:pPr>
      <w:r>
        <w:rPr>
          <w:rFonts w:hint="default"/>
          <w:lang w:val="es"/>
        </w:rPr>
        <w:t>Yo nunca dije eso en ese paper</w:t>
      </w:r>
    </w:p>
  </w:comment>
  <w:comment w:id="4" w:author="felipe" w:date="2026-09-05T19:08:53Z" w:initials="f">
    <w:p w14:paraId="8DFF0FE3">
      <w:pPr>
        <w:pStyle w:val="17"/>
        <w:rPr>
          <w:rFonts w:hint="default"/>
          <w:lang w:val="es"/>
        </w:rPr>
      </w:pPr>
      <w:r>
        <w:rPr>
          <w:rFonts w:hint="default"/>
          <w:lang w:val="es"/>
        </w:rPr>
        <w:t>Esta frase la puedes dividir en dos? Está muy larga</w:t>
      </w:r>
    </w:p>
  </w:comment>
  <w:comment w:id="5" w:author="felipe" w:date="2026-09-05T19:09:28Z" w:initials="f">
    <w:p w14:paraId="D5FE0ECA">
      <w:pPr>
        <w:pStyle w:val="17"/>
        <w:rPr>
          <w:rFonts w:hint="default"/>
          <w:lang w:val="es"/>
        </w:rPr>
      </w:pPr>
      <w:r>
        <w:rPr>
          <w:rFonts w:hint="default"/>
          <w:lang w:val="es"/>
        </w:rPr>
        <w:t>A que te refieres acá?</w:t>
      </w:r>
    </w:p>
  </w:comment>
  <w:comment w:id="6" w:author="felipe" w:date="2026-09-05T19:14:20Z" w:initials="f">
    <w:p w14:paraId="7DA57822">
      <w:pPr>
        <w:pStyle w:val="17"/>
        <w:rPr>
          <w:rFonts w:hint="default"/>
          <w:lang w:val="es"/>
        </w:rPr>
      </w:pPr>
      <w:r>
        <w:rPr>
          <w:rFonts w:hint="default"/>
          <w:lang w:val="es"/>
        </w:rPr>
        <w:t>Para ser consistentes, habría que agregar a la hipotesis que el viento tb debería jugar un rol, siendo mayor para fog y menor para dew (baja turbulencia=stability)</w:t>
      </w:r>
    </w:p>
  </w:comment>
  <w:comment w:id="7" w:author="felipe" w:date="2026-09-05T19:17:12Z" w:initials="f">
    <w:p w14:paraId="6FA6129A">
      <w:pPr>
        <w:pStyle w:val="17"/>
        <w:rPr>
          <w:rFonts w:hint="default"/>
          <w:lang w:val="es"/>
        </w:rPr>
      </w:pPr>
      <w:r>
        <w:rPr>
          <w:rFonts w:hint="default"/>
          <w:lang w:val="es"/>
        </w:rPr>
        <w:t>Lo borre por que la evoluión temporal de la humedad específica ES la tendencia. dq/dt</w:t>
      </w:r>
    </w:p>
  </w:comment>
  <w:comment w:id="8" w:author="Francisca Muñoz Narbona" w:date="2026-09-05T16:15:00Z" w:initials="FMN">
    <w:p w14:paraId="FFADA965">
      <w:r>
        <w:rPr>
          <w:sz w:val="20"/>
          <w:szCs w:val="20"/>
        </w:rPr>
        <w:t>La dividí en 3 partes:</w:t>
      </w:r>
    </w:p>
    <w:p w14:paraId="D3F73140">
      <w:r>
        <w:rPr>
          <w:sz w:val="20"/>
          <w:szCs w:val="20"/>
        </w:rPr>
        <w:t>- Área de estudio</w:t>
      </w:r>
    </w:p>
    <w:p w14:paraId="F8FF34D5">
      <w:r>
        <w:rPr>
          <w:sz w:val="20"/>
          <w:szCs w:val="20"/>
        </w:rPr>
        <w:t>- Datos disponibles e instrumentación</w:t>
      </w:r>
    </w:p>
    <w:p w14:paraId="F77DF426">
      <w:r>
        <w:rPr>
          <w:sz w:val="20"/>
          <w:szCs w:val="20"/>
        </w:rPr>
        <w:t>- Procesamiento de datos (este lo dividí en la claseicación de vis/goes, y otra de cálculo de variables para estabilidad/dinámica)</w:t>
      </w:r>
    </w:p>
  </w:comment>
  <w:comment w:id="9" w:author="felipe" w:date="2026-09-05T19:20:16Z" w:initials="f">
    <w:p w14:paraId="8F3621D9">
      <w:pPr>
        <w:pStyle w:val="17"/>
        <w:rPr>
          <w:rFonts w:hint="default"/>
          <w:lang w:val="es"/>
        </w:rPr>
      </w:pPr>
      <w:r>
        <w:rPr>
          <w:rFonts w:hint="default"/>
          <w:lang w:val="es"/>
        </w:rPr>
        <w:t>Figure caption, coordinate system in the three maps you are presenting. Iy would be useful to set in the bottom of the map, the transect like the one on the paper of the stratofog.</w:t>
      </w:r>
    </w:p>
  </w:comment>
  <w:comment w:id="10" w:author="Francisca Muñoz Narbona" w:date="2026-09-05T16:14:00Z" w:initials="FMN">
    <w:p w14:paraId="BC6E6175">
      <w:r>
        <w:rPr>
          <w:sz w:val="20"/>
          <w:szCs w:val="20"/>
        </w:rPr>
        <w:t>Quizás esta imagen podría unirse con la siguiente, que es solo de OYA1211, y así tener solo una figura en métodos y no 2</w:t>
      </w:r>
    </w:p>
  </w:comment>
  <w:comment w:id="11" w:author="Francisca Muñoz Narbona" w:date="2026-09-05T16:16:00Z" w:initials="FMN">
    <w:p w14:paraId="3FE95BBB">
      <w:r>
        <w:rPr>
          <w:sz w:val="20"/>
          <w:szCs w:val="20"/>
        </w:rPr>
        <w:t>esto se cita en la introducción ahora</w:t>
      </w:r>
    </w:p>
  </w:comment>
  <w:comment w:id="12" w:author="felipe" w:date="2026-09-05T19:30:39Z" w:initials="f">
    <w:p w14:paraId="7EFEA318">
      <w:pPr>
        <w:pStyle w:val="17"/>
        <w:rPr>
          <w:rFonts w:hint="default"/>
          <w:lang w:val="es"/>
        </w:rPr>
      </w:pPr>
      <w:r>
        <w:rPr>
          <w:rFonts w:hint="default"/>
          <w:lang w:val="es"/>
        </w:rPr>
        <w:t>Necesita caption tambien. Y sería bueno poner una rosa de vientos que indique pa dpnde está el norte.</w:t>
      </w:r>
    </w:p>
  </w:comment>
  <w:comment w:id="13" w:author="felipe" w:date="2026-09-05T19:26:10Z" w:initials="f">
    <w:p w14:paraId="FCF7AF5F">
      <w:pPr>
        <w:pStyle w:val="17"/>
        <w:rPr>
          <w:rFonts w:hint="default"/>
          <w:lang w:val="es"/>
        </w:rPr>
      </w:pPr>
      <w:r>
        <w:rPr>
          <w:rFonts w:hint="default"/>
          <w:lang w:val="es"/>
        </w:rPr>
        <w:t>Recuerda ponerles las unidades y mencionar a que altura fueron medidas y sus manufacturer, quizás acá hay que preguntar a siegmund.</w:t>
      </w:r>
    </w:p>
  </w:comment>
  <w:comment w:id="14" w:author="felipe" w:date="2026-09-05T19:28:38Z" w:initials="f">
    <w:p w14:paraId="EFEFE300">
      <w:pPr>
        <w:pStyle w:val="17"/>
        <w:rPr>
          <w:rFonts w:hint="default"/>
          <w:lang w:val="es"/>
        </w:rPr>
      </w:pPr>
      <w:r>
        <w:rPr>
          <w:rFonts w:hint="default"/>
          <w:lang w:val="es"/>
        </w:rPr>
        <w:t>Aca puedes citar del rio et al 2021 y espinoza et al 2024</w:t>
      </w:r>
    </w:p>
  </w:comment>
  <w:comment w:id="15" w:author="Francisca Muñoz Narbona" w:date="2026-09-05T16:17:00Z" w:initials="FMN">
    <w:p w14:paraId="CEEFAFB1">
      <w:r>
        <w:rPr>
          <w:sz w:val="20"/>
          <w:szCs w:val="20"/>
        </w:rPr>
        <w:t>a mi criterio estaría bueno sumar una tabla, pero quizás podría se un poco diferente su estructura.. me parece bien mostrar disponibilidad de datos por variable y estación (lo que se muestra ahora), pero quizás sumar más cosas.. ¿quizás los periodos de cuándo sí hay dato, u otras cosas?</w:t>
      </w:r>
    </w:p>
  </w:comment>
  <w:comment w:id="16" w:author="felipe" w:date="2026-09-05T19:30:02Z" w:initials="f">
    <w:p w14:paraId="BFD4C829">
      <w:pPr>
        <w:pStyle w:val="17"/>
        <w:rPr>
          <w:rFonts w:hint="default"/>
          <w:lang w:val="es"/>
        </w:rPr>
      </w:pPr>
      <w:r>
        <w:rPr>
          <w:rFonts w:hint="default"/>
          <w:lang w:val="es"/>
        </w:rPr>
        <w:t xml:space="preserve">Por ahora me parece bien, agregaria la altutid y la distancia a la costa. </w:t>
      </w:r>
    </w:p>
  </w:comment>
  <w:comment w:id="17" w:author="felipe" w:date="2026-09-05T19:32:49Z" w:initials="f">
    <w:p w14:paraId="DFF354C7">
      <w:pPr>
        <w:pStyle w:val="17"/>
        <w:rPr>
          <w:rFonts w:hint="default"/>
          <w:lang w:val="es"/>
        </w:rPr>
      </w:pPr>
      <w:r>
        <w:rPr>
          <w:rFonts w:hint="default"/>
          <w:lang w:val="es"/>
        </w:rPr>
        <w:t>Esto como es bien básico de temodinámica de la atmosfera, quizás lo ponemos en un appendix, vamos vienod, para que no quede muy largo.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EFF1EF9" w15:done="0"/>
  <w15:commentEx w15:paraId="6AFB45BE" w15:done="0"/>
  <w15:commentEx w15:paraId="D6FB31C7" w15:done="0"/>
  <w15:commentEx w15:paraId="E7CFE7CD" w15:done="0"/>
  <w15:commentEx w15:paraId="8DFF0FE3" w15:done="0"/>
  <w15:commentEx w15:paraId="D5FE0ECA" w15:done="0"/>
  <w15:commentEx w15:paraId="7DA57822" w15:done="0"/>
  <w15:commentEx w15:paraId="6FA6129A" w15:done="0"/>
  <w15:commentEx w15:paraId="F77DF426" w15:done="0"/>
  <w15:commentEx w15:paraId="8F3621D9" w15:done="0"/>
  <w15:commentEx w15:paraId="BC6E6175" w15:done="0"/>
  <w15:commentEx w15:paraId="3FE95BBB" w15:done="0"/>
  <w15:commentEx w15:paraId="7EFEA318" w15:done="0"/>
  <w15:commentEx w15:paraId="FCF7AF5F" w15:done="0"/>
  <w15:commentEx w15:paraId="EFEFE300" w15:done="0"/>
  <w15:commentEx w15:paraId="CEEFAFB1" w15:done="0"/>
  <w15:commentEx w15:paraId="BFD4C829" w15:done="0" w15:paraIdParent="CEEFAFB1"/>
  <w15:commentEx w15:paraId="DFF354C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Liberation Sans Narrow">
    <w:panose1 w:val="020B0606020202030204"/>
    <w:charset w:val="00"/>
    <w:family w:val="auto"/>
    <w:pitch w:val="default"/>
    <w:sig w:usb0="A00002AF" w:usb1="500078FB"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C8A"/>
    <w:rsid w:val="002E4D29"/>
    <w:rsid w:val="00377C8A"/>
    <w:rsid w:val="00AE3C06"/>
    <w:rsid w:val="00D75968"/>
    <w:rsid w:val="DDEC5109"/>
    <w:rsid w:val="FFE6C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14:textFill>
        <w14:solidFill>
          <w14:schemeClr w14:val="accent1"/>
        </w14:solidFill>
      </w14:textFill>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2802</Words>
  <Characters>16509</Characters>
  <Lines>383</Lines>
  <Paragraphs>183</Paragraphs>
  <TotalTime>1</TotalTime>
  <ScaleCrop>false</ScaleCrop>
  <LinksUpToDate>false</LinksUpToDate>
  <CharactersWithSpaces>19128</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2026-09-05T17:18:00Z</dcterms:created>
  <dc:creator>F.M. Narbona, S. Acevedo, C. Del Río, A. Siegmund, F. Lobos-Roco</dc:creator>
  <cp:lastModifiedBy>felipe</cp:lastModifiedBy>
  <dcterms:modified xsi:type="dcterms:W3CDTF">2026-09-05T19:34:43Z</dcterms:modified>
  <dc:title>Thermodynamic characterization of the marine boundary layer during fog and dew events in the hyperarid coastal climate of the Atacama Desert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2026-09-05</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