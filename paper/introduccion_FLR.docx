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8"/>
      </w:pPr>
      <w:r>
        <w:t>Thermodynamic characterization of the marine boundary layer during fog and dew events in the hyperarid coastal climate of the Ataca</w:t>
      </w:r>
      <w:ins w:id="0" w:author="felipe" w:date="2026-08-31T18:03:35Z">
        <w:r>
          <w:rPr>
            <w:rFonts w:hint="default"/>
            <w:lang w:val="es"/>
          </w:rPr>
          <w:t>ma</w:t>
        </w:r>
      </w:ins>
      <w:r>
        <w:t xml:space="preserve"> Desert</w:t>
      </w:r>
    </w:p>
    <w:p>
      <w:pPr>
        <w:pStyle w:val="28"/>
        <w:rPr>
          <w:rFonts w:hint="default"/>
          <w:lang w:val="es"/>
        </w:rPr>
      </w:pPr>
      <w:r>
        <w:t xml:space="preserve">F.M. Narbona, </w:t>
      </w:r>
      <w:del w:id="1" w:author="felipe" w:date="2026-08-31T14:11:10Z">
        <w:r>
          <w:rPr/>
          <w:delText>F. Lobos-Roco,</w:delText>
        </w:r>
      </w:del>
      <w:r>
        <w:t xml:space="preserve"> </w:t>
      </w:r>
      <w:del w:id="2" w:author="felipe" w:date="2026-08-31T14:11:21Z">
        <w:r>
          <w:rPr/>
          <w:delText>C. Del Río,</w:delText>
        </w:r>
      </w:del>
      <w:r>
        <w:t xml:space="preserve"> S. Acevedo, A. </w:t>
      </w:r>
      <w:ins w:id="3" w:author="felipe" w:date="2026-08-31T14:11:23Z">
        <w:r>
          <w:rPr/>
          <w:t>C. Del Río,</w:t>
        </w:r>
      </w:ins>
      <w:ins w:id="4" w:author="felipe" w:date="2026-08-31T14:11:28Z">
        <w:r>
          <w:rPr>
            <w:rFonts w:hint="default"/>
            <w:lang w:val="es"/>
          </w:rPr>
          <w:t xml:space="preserve"> </w:t>
        </w:r>
      </w:ins>
      <w:r>
        <w:t>Siegmund</w:t>
      </w:r>
      <w:ins w:id="5" w:author="felipe" w:date="2026-08-31T14:11:12Z">
        <w:r>
          <w:rPr>
            <w:rFonts w:hint="default"/>
            <w:lang w:val="es"/>
          </w:rPr>
          <w:t xml:space="preserve">, </w:t>
        </w:r>
      </w:ins>
      <w:ins w:id="6" w:author="felipe" w:date="2026-08-31T14:11:13Z">
        <w:r>
          <w:rPr/>
          <w:t>F. Lobos-Roco,</w:t>
        </w:r>
      </w:ins>
    </w:p>
    <w:p>
      <w:pPr>
        <w:pStyle w:val="17"/>
      </w:pPr>
      <w:r>
        <w:t>2026-08-30</w:t>
      </w:r>
    </w:p>
    <w:p>
      <w:pPr>
        <w:pStyle w:val="2"/>
      </w:pPr>
      <w:bookmarkStart w:id="0" w:name="introduction"/>
      <w:r>
        <w:t>Introduction</w:t>
      </w:r>
    </w:p>
    <w:p>
      <w:pPr>
        <w:pStyle w:val="24"/>
        <w:jc w:val="both"/>
      </w:pPr>
      <w:r>
        <w:t>In the coastal Atacama Desert, precipitation is almost null (Houston, 2006); thus, fog and dew are the main water source</w:t>
      </w:r>
      <w:commentRangeStart w:id="0"/>
      <w:r>
        <w:t>s</w:t>
      </w:r>
      <w:ins w:id="7" w:author="felipe" w:date="2026-08-31T18:10:56Z">
        <w:r>
          <w:rPr>
            <w:rFonts w:hint="default"/>
            <w:lang w:val="es"/>
          </w:rPr>
          <w:t>.</w:t>
        </w:r>
      </w:ins>
      <w:ins w:id="8" w:author="felipe" w:date="2026-08-31T18:10:57Z">
        <w:r>
          <w:rPr>
            <w:rFonts w:hint="default"/>
            <w:lang w:val="es"/>
          </w:rPr>
          <w:t xml:space="preserve"> </w:t>
        </w:r>
      </w:ins>
      <w:ins w:id="9" w:author="felipe" w:date="2026-08-31T18:10:58Z">
        <w:r>
          <w:rPr>
            <w:rFonts w:hint="default"/>
            <w:lang w:val="es"/>
          </w:rPr>
          <w:t>T</w:t>
        </w:r>
        <w:commentRangeEnd w:id="0"/>
      </w:ins>
      <w:r>
        <w:commentReference w:id="0"/>
      </w:r>
      <w:ins w:id="10" w:author="felipe" w:date="2026-08-31T18:10:59Z">
        <w:r>
          <w:rPr>
            <w:rFonts w:hint="default"/>
            <w:lang w:val="es"/>
          </w:rPr>
          <w:t>hese</w:t>
        </w:r>
      </w:ins>
      <w:ins w:id="11" w:author="felipe" w:date="2026-08-31T18:11:01Z">
        <w:r>
          <w:rPr>
            <w:rFonts w:hint="default"/>
            <w:lang w:val="es"/>
          </w:rPr>
          <w:t xml:space="preserve"> water s</w:t>
        </w:r>
      </w:ins>
      <w:ins w:id="12" w:author="felipe" w:date="2026-08-31T18:11:02Z">
        <w:r>
          <w:rPr>
            <w:rFonts w:hint="default"/>
            <w:lang w:val="es"/>
          </w:rPr>
          <w:t>our</w:t>
        </w:r>
      </w:ins>
      <w:ins w:id="13" w:author="felipe" w:date="2026-08-31T18:11:05Z">
        <w:r>
          <w:rPr>
            <w:rFonts w:hint="default"/>
            <w:lang w:val="es"/>
          </w:rPr>
          <w:t>c</w:t>
        </w:r>
      </w:ins>
      <w:ins w:id="14" w:author="felipe" w:date="2026-08-31T18:11:02Z">
        <w:r>
          <w:rPr>
            <w:rFonts w:hint="default"/>
            <w:lang w:val="es"/>
          </w:rPr>
          <w:t>es</w:t>
        </w:r>
      </w:ins>
      <w:r>
        <w:t xml:space="preserve"> </w:t>
      </w:r>
      <w:del w:id="15" w:author="felipe" w:date="2026-08-31T18:11:07Z">
        <w:r>
          <w:rPr>
            <w:rFonts w:hint="default"/>
            <w:lang w:val="en-US"/>
          </w:rPr>
          <w:delText>that</w:delText>
        </w:r>
      </w:del>
      <w:del w:id="16" w:author="felipe" w:date="2026-08-31T18:11:07Z">
        <w:r>
          <w:rPr/>
          <w:delText xml:space="preserve"> </w:delText>
        </w:r>
      </w:del>
      <w:r>
        <w:t xml:space="preserve">sustain fragile hyperarid ecosystems such as </w:t>
      </w:r>
      <w:r>
        <w:rPr>
          <w:i/>
          <w:iCs/>
        </w:rPr>
        <w:t>Tillandsia landbeckii</w:t>
      </w:r>
      <w:r>
        <w:t xml:space="preserve"> and potentially provide a freshwater supply to local communities (Lobos-Roco et al., 2024; Río et al., 2021).</w:t>
      </w:r>
      <w:r>
        <w:commentReference w:id="1"/>
      </w:r>
    </w:p>
    <w:p>
      <w:pPr>
        <w:pStyle w:val="3"/>
        <w:jc w:val="both"/>
        <w:rPr>
          <w:ins w:id="17" w:author="felipe" w:date="2026-08-31T18:27:19Z"/>
        </w:rPr>
      </w:pPr>
      <w:r>
        <w:t xml:space="preserve">Fog and dew are condensation processes </w:t>
      </w:r>
      <w:ins w:id="18" w:author="felipe" w:date="2026-08-31T18:11:52Z">
        <w:r>
          <w:rPr>
            <w:rFonts w:hint="default"/>
            <w:lang w:val="es"/>
          </w:rPr>
          <w:t>t</w:t>
        </w:r>
      </w:ins>
      <w:ins w:id="19" w:author="felipe" w:date="2026-08-31T18:11:53Z">
        <w:r>
          <w:rPr>
            <w:rFonts w:hint="default"/>
            <w:lang w:val="es"/>
          </w:rPr>
          <w:t>hat o</w:t>
        </w:r>
      </w:ins>
      <w:ins w:id="20" w:author="felipe" w:date="2026-08-31T18:11:54Z">
        <w:r>
          <w:rPr>
            <w:rFonts w:hint="default"/>
            <w:lang w:val="es"/>
          </w:rPr>
          <w:t>cur</w:t>
        </w:r>
      </w:ins>
      <w:ins w:id="21" w:author="felipe" w:date="2026-08-31T18:11:55Z">
        <w:r>
          <w:rPr>
            <w:rFonts w:hint="default"/>
            <w:lang w:val="es"/>
          </w:rPr>
          <w:t xml:space="preserve">rs </w:t>
        </w:r>
      </w:ins>
      <w:r>
        <w:t>within the marine boundary layer (MBL), governed by turbulent mixing</w:t>
      </w:r>
      <w:ins w:id="22" w:author="felipe" w:date="2026-08-31T18:12:02Z">
        <w:r>
          <w:rPr>
            <w:rFonts w:hint="default"/>
            <w:lang w:val="es"/>
          </w:rPr>
          <w:t xml:space="preserve"> (</w:t>
        </w:r>
      </w:ins>
      <w:ins w:id="23" w:author="felipe" w:date="2026-08-31T18:12:04Z">
        <w:r>
          <w:rPr>
            <w:rFonts w:hint="default"/>
            <w:lang w:val="es"/>
          </w:rPr>
          <w:t>fog</w:t>
        </w:r>
      </w:ins>
      <w:ins w:id="24" w:author="felipe" w:date="2026-08-31T18:12:03Z">
        <w:r>
          <w:rPr>
            <w:rFonts w:hint="default"/>
            <w:lang w:val="es"/>
          </w:rPr>
          <w:t>)</w:t>
        </w:r>
      </w:ins>
      <w:r>
        <w:t>, advection and thermal stratification</w:t>
      </w:r>
      <w:ins w:id="25" w:author="felipe" w:date="2026-08-31T18:12:10Z">
        <w:r>
          <w:rPr>
            <w:rFonts w:hint="default"/>
            <w:lang w:val="es"/>
          </w:rPr>
          <w:t xml:space="preserve"> (</w:t>
        </w:r>
      </w:ins>
      <w:ins w:id="26" w:author="felipe" w:date="2026-08-31T18:12:11Z">
        <w:r>
          <w:rPr>
            <w:rFonts w:hint="default"/>
            <w:lang w:val="es"/>
          </w:rPr>
          <w:t>d</w:t>
        </w:r>
      </w:ins>
      <w:ins w:id="27" w:author="felipe" w:date="2026-08-31T18:12:12Z">
        <w:r>
          <w:rPr>
            <w:rFonts w:hint="default"/>
            <w:lang w:val="es"/>
          </w:rPr>
          <w:t>ew</w:t>
        </w:r>
      </w:ins>
      <w:ins w:id="28" w:author="felipe" w:date="2026-08-31T18:12:10Z">
        <w:r>
          <w:rPr>
            <w:rFonts w:hint="default"/>
            <w:lang w:val="es"/>
          </w:rPr>
          <w:t>)</w:t>
        </w:r>
      </w:ins>
      <w:r>
        <w:t xml:space="preserve"> (Lobos-Roco et al., 2024; Stull, 1988). Fog forms when </w:t>
      </w:r>
      <w:ins w:id="29" w:author="felipe" w:date="2026-08-31T18:13:48Z">
        <w:r>
          <w:rPr>
            <w:rFonts w:hint="default"/>
            <w:lang w:val="es"/>
          </w:rPr>
          <w:t>a moist</w:t>
        </w:r>
      </w:ins>
      <w:ins w:id="30" w:author="felipe" w:date="2026-08-31T18:13:50Z">
        <w:r>
          <w:rPr>
            <w:rFonts w:hint="default"/>
            <w:lang w:val="es"/>
          </w:rPr>
          <w:t xml:space="preserve"> </w:t>
        </w:r>
      </w:ins>
      <w:r>
        <w:t>air</w:t>
      </w:r>
      <w:ins w:id="31" w:author="felipe" w:date="2026-08-31T18:13:52Z">
        <w:r>
          <w:rPr>
            <w:rFonts w:hint="default"/>
            <w:lang w:val="es"/>
          </w:rPr>
          <w:t xml:space="preserve"> </w:t>
        </w:r>
      </w:ins>
      <w:ins w:id="32" w:author="felipe" w:date="2026-08-31T18:13:53Z">
        <w:r>
          <w:rPr>
            <w:rFonts w:hint="default"/>
            <w:lang w:val="es"/>
          </w:rPr>
          <w:t>parcel</w:t>
        </w:r>
      </w:ins>
      <w:r>
        <w:t xml:space="preserve"> saturates</w:t>
      </w:r>
      <w:ins w:id="33" w:author="felipe" w:date="2026-08-31T18:14:00Z">
        <w:r>
          <w:rPr>
            <w:rFonts w:hint="default"/>
            <w:lang w:val="es"/>
          </w:rPr>
          <w:t>, th</w:t>
        </w:r>
      </w:ins>
      <w:ins w:id="34" w:author="felipe" w:date="2026-08-31T18:14:01Z">
        <w:r>
          <w:rPr>
            <w:rFonts w:hint="default"/>
            <w:lang w:val="es"/>
          </w:rPr>
          <w:t>en re</w:t>
        </w:r>
      </w:ins>
      <w:ins w:id="35" w:author="felipe" w:date="2026-08-31T18:14:02Z">
        <w:r>
          <w:rPr>
            <w:rFonts w:hint="default"/>
            <w:lang w:val="es"/>
          </w:rPr>
          <w:t>aching</w:t>
        </w:r>
      </w:ins>
      <w:ins w:id="36" w:author="felipe" w:date="2026-08-31T18:14:04Z">
        <w:r>
          <w:rPr>
            <w:rFonts w:hint="default"/>
            <w:lang w:val="es"/>
          </w:rPr>
          <w:t xml:space="preserve"> </w:t>
        </w:r>
      </w:ins>
      <w:ins w:id="37" w:author="felipe" w:date="2026-08-31T18:14:05Z">
        <w:r>
          <w:rPr>
            <w:rFonts w:hint="default"/>
            <w:lang w:val="es"/>
          </w:rPr>
          <w:t>the d</w:t>
        </w:r>
      </w:ins>
      <w:ins w:id="38" w:author="felipe" w:date="2026-08-31T18:14:06Z">
        <w:r>
          <w:rPr>
            <w:rFonts w:hint="default"/>
            <w:lang w:val="es"/>
          </w:rPr>
          <w:t>ew po</w:t>
        </w:r>
      </w:ins>
      <w:ins w:id="39" w:author="felipe" w:date="2026-08-31T18:14:07Z">
        <w:r>
          <w:rPr>
            <w:rFonts w:hint="default"/>
            <w:lang w:val="es"/>
          </w:rPr>
          <w:t>int</w:t>
        </w:r>
      </w:ins>
      <w:del w:id="40" w:author="felipe" w:date="2026-08-31T18:13:01Z">
        <w:r>
          <w:rPr/>
          <w:delText xml:space="preserve"> at the surface</w:delText>
        </w:r>
      </w:del>
      <w:r>
        <w:t xml:space="preserve"> (T</w:t>
      </w:r>
      <w:del w:id="41" w:author="felipe" w:date="2026-08-31T18:13:10Z">
        <w:r>
          <w:rPr>
            <w:vertAlign w:val="subscript"/>
            <w:rPrChange w:id="42" w:author="felipe" w:date="2026-08-31T18:13:16Z">
              <w:rPr/>
            </w:rPrChange>
          </w:rPr>
          <w:delText>_</w:delText>
        </w:r>
      </w:del>
      <w:r>
        <w:rPr>
          <w:vertAlign w:val="subscript"/>
          <w:rPrChange w:id="44" w:author="felipe" w:date="2026-08-31T18:13:16Z">
            <w:rPr/>
          </w:rPrChange>
        </w:rPr>
        <w:t>air</w:t>
      </w:r>
      <w:r>
        <w:t xml:space="preserve"> ≤ T</w:t>
      </w:r>
      <w:del w:id="45" w:author="felipe" w:date="2026-08-31T18:13:18Z">
        <w:r>
          <w:rPr>
            <w:vertAlign w:val="subscript"/>
            <w:rPrChange w:id="46" w:author="felipe" w:date="2026-08-31T18:13:21Z">
              <w:rPr/>
            </w:rPrChange>
          </w:rPr>
          <w:delText>_</w:delText>
        </w:r>
      </w:del>
      <w:r>
        <w:rPr>
          <w:vertAlign w:val="subscript"/>
          <w:rPrChange w:id="48" w:author="felipe" w:date="2026-08-31T18:13:21Z">
            <w:rPr/>
          </w:rPrChange>
        </w:rPr>
        <w:t>dew</w:t>
      </w:r>
      <w:r>
        <w:t>) (Gultepe et al., 2007)</w:t>
      </w:r>
      <w:ins w:id="49" w:author="felipe" w:date="2026-08-31T18:13:37Z">
        <w:r>
          <w:rPr>
            <w:rFonts w:hint="default"/>
            <w:lang w:val="es"/>
          </w:rPr>
          <w:t>. I</w:t>
        </w:r>
      </w:ins>
      <w:del w:id="50" w:author="felipe" w:date="2026-08-31T18:13:36Z">
        <w:r>
          <w:rPr/>
          <w:delText>;</w:delText>
        </w:r>
      </w:del>
      <w:del w:id="51" w:author="felipe" w:date="2026-08-31T18:13:35Z">
        <w:r>
          <w:rPr/>
          <w:delText xml:space="preserve"> i</w:delText>
        </w:r>
      </w:del>
      <w:r>
        <w:t>n northern Chile</w:t>
      </w:r>
      <w:ins w:id="52" w:author="felipe" w:date="2026-08-31T18:14:17Z">
        <w:r>
          <w:rPr>
            <w:rFonts w:hint="default"/>
            <w:lang w:val="es"/>
          </w:rPr>
          <w:t>,</w:t>
        </w:r>
      </w:ins>
      <w:r>
        <w:t xml:space="preserve"> </w:t>
      </w:r>
      <w:del w:id="53" w:author="felipe" w:date="2026-08-31T18:14:19Z">
        <w:r>
          <w:rPr>
            <w:rFonts w:hint="default"/>
            <w:lang w:val="en-US"/>
          </w:rPr>
          <w:delText>it</w:delText>
        </w:r>
      </w:del>
      <w:ins w:id="54" w:author="felipe" w:date="2026-08-31T18:14:19Z">
        <w:r>
          <w:rPr>
            <w:rFonts w:hint="default"/>
            <w:lang w:val="es"/>
          </w:rPr>
          <w:t>fog</w:t>
        </w:r>
      </w:ins>
      <w:r>
        <w:t xml:space="preserve"> results from the advection of marine stratocumulus </w:t>
      </w:r>
      <w:ins w:id="55" w:author="felipe" w:date="2026-08-31T18:14:30Z">
        <w:r>
          <w:rPr>
            <w:rFonts w:hint="default"/>
            <w:lang w:val="es"/>
          </w:rPr>
          <w:t>clouds</w:t>
        </w:r>
      </w:ins>
      <w:ins w:id="56" w:author="felipe" w:date="2026-08-31T18:14:32Z">
        <w:r>
          <w:rPr>
            <w:rFonts w:hint="default"/>
            <w:lang w:val="es"/>
          </w:rPr>
          <w:t>,</w:t>
        </w:r>
      </w:ins>
      <w:ins w:id="57" w:author="felipe" w:date="2026-08-31T18:14:33Z">
        <w:r>
          <w:rPr>
            <w:rFonts w:hint="default"/>
            <w:lang w:val="es"/>
          </w:rPr>
          <w:t xml:space="preserve"> which</w:t>
        </w:r>
      </w:ins>
      <w:ins w:id="58" w:author="felipe" w:date="2026-08-31T18:14:34Z">
        <w:r>
          <w:rPr>
            <w:rFonts w:hint="default"/>
            <w:lang w:val="es"/>
          </w:rPr>
          <w:t xml:space="preserve"> </w:t>
        </w:r>
      </w:ins>
      <w:ins w:id="59" w:author="felipe" w:date="2026-08-31T18:14:43Z">
        <w:r>
          <w:rPr>
            <w:rFonts w:hint="default"/>
            <w:lang w:val="es"/>
          </w:rPr>
          <w:t>a</w:t>
        </w:r>
      </w:ins>
      <w:ins w:id="60" w:author="felipe" w:date="2026-08-31T18:20:50Z">
        <w:r>
          <w:rPr>
            <w:rFonts w:hint="default"/>
            <w:lang w:val="es"/>
          </w:rPr>
          <w:t>r</w:t>
        </w:r>
      </w:ins>
      <w:ins w:id="61" w:author="felipe" w:date="2026-08-31T18:14:43Z">
        <w:r>
          <w:rPr>
            <w:rFonts w:hint="default"/>
            <w:lang w:val="es"/>
          </w:rPr>
          <w:t xml:space="preserve">e </w:t>
        </w:r>
      </w:ins>
      <w:ins w:id="62" w:author="felipe" w:date="2026-08-31T18:14:44Z">
        <w:r>
          <w:rPr>
            <w:rFonts w:hint="default"/>
            <w:lang w:val="es"/>
          </w:rPr>
          <w:t>fo</w:t>
        </w:r>
      </w:ins>
      <w:ins w:id="63" w:author="felipe" w:date="2026-08-31T18:14:45Z">
        <w:r>
          <w:rPr>
            <w:rFonts w:hint="default"/>
            <w:lang w:val="es"/>
          </w:rPr>
          <w:t>rmed</w:t>
        </w:r>
      </w:ins>
      <w:ins w:id="64" w:author="felipe" w:date="2026-08-31T18:14:48Z">
        <w:r>
          <w:rPr>
            <w:rFonts w:hint="default"/>
            <w:lang w:val="es"/>
          </w:rPr>
          <w:t xml:space="preserve"> over t</w:t>
        </w:r>
      </w:ins>
      <w:ins w:id="65" w:author="felipe" w:date="2026-08-31T18:14:49Z">
        <w:r>
          <w:rPr>
            <w:rFonts w:hint="default"/>
            <w:lang w:val="es"/>
          </w:rPr>
          <w:t xml:space="preserve">he </w:t>
        </w:r>
      </w:ins>
      <w:ins w:id="66" w:author="felipe" w:date="2026-08-31T18:14:58Z">
        <w:r>
          <w:rPr>
            <w:rFonts w:hint="default"/>
            <w:lang w:val="es"/>
          </w:rPr>
          <w:t>S</w:t>
        </w:r>
      </w:ins>
      <w:ins w:id="67" w:author="felipe" w:date="2026-08-31T18:14:49Z">
        <w:r>
          <w:rPr>
            <w:rFonts w:hint="default"/>
            <w:lang w:val="es"/>
          </w:rPr>
          <w:t>o</w:t>
        </w:r>
      </w:ins>
      <w:ins w:id="68" w:author="felipe" w:date="2026-08-31T18:14:50Z">
        <w:r>
          <w:rPr>
            <w:rFonts w:hint="default"/>
            <w:lang w:val="es"/>
          </w:rPr>
          <w:t>uth</w:t>
        </w:r>
      </w:ins>
      <w:ins w:id="69" w:author="felipe" w:date="2026-08-31T18:22:13Z">
        <w:r>
          <w:rPr>
            <w:rFonts w:hint="default"/>
            <w:lang w:val="es"/>
          </w:rPr>
          <w:t xml:space="preserve"> </w:t>
        </w:r>
      </w:ins>
      <w:ins w:id="70" w:author="felipe" w:date="2026-08-31T18:22:15Z">
        <w:r>
          <w:rPr>
            <w:rFonts w:hint="default"/>
            <w:lang w:val="es"/>
          </w:rPr>
          <w:t>E</w:t>
        </w:r>
      </w:ins>
      <w:ins w:id="71" w:author="felipe" w:date="2026-08-31T18:14:50Z">
        <w:r>
          <w:rPr>
            <w:rFonts w:hint="default"/>
            <w:lang w:val="es"/>
          </w:rPr>
          <w:t>as</w:t>
        </w:r>
      </w:ins>
      <w:ins w:id="72" w:author="felipe" w:date="2026-08-31T18:14:51Z">
        <w:r>
          <w:rPr>
            <w:rFonts w:hint="default"/>
            <w:lang w:val="es"/>
          </w:rPr>
          <w:t xml:space="preserve">t </w:t>
        </w:r>
      </w:ins>
      <w:ins w:id="73" w:author="felipe" w:date="2026-08-31T18:14:52Z">
        <w:r>
          <w:rPr>
            <w:rFonts w:hint="default"/>
            <w:lang w:val="es"/>
          </w:rPr>
          <w:t>Pacifi</w:t>
        </w:r>
      </w:ins>
      <w:ins w:id="74" w:author="felipe" w:date="2026-08-31T18:14:53Z">
        <w:r>
          <w:rPr>
            <w:rFonts w:hint="default"/>
            <w:lang w:val="es"/>
          </w:rPr>
          <w:t>c</w:t>
        </w:r>
      </w:ins>
      <w:ins w:id="75" w:author="felipe" w:date="2026-08-31T18:22:17Z">
        <w:r>
          <w:rPr>
            <w:rFonts w:hint="default"/>
            <w:lang w:val="es"/>
          </w:rPr>
          <w:t xml:space="preserve"> (</w:t>
        </w:r>
      </w:ins>
      <w:ins w:id="76" w:author="felipe" w:date="2026-08-31T18:22:18Z">
        <w:r>
          <w:rPr>
            <w:rFonts w:hint="default"/>
            <w:lang w:val="es"/>
          </w:rPr>
          <w:t>S</w:t>
        </w:r>
      </w:ins>
      <w:ins w:id="77" w:author="felipe" w:date="2026-08-31T18:22:19Z">
        <w:r>
          <w:rPr>
            <w:rFonts w:hint="default"/>
            <w:lang w:val="es"/>
          </w:rPr>
          <w:t>EP</w:t>
        </w:r>
      </w:ins>
      <w:ins w:id="78" w:author="felipe" w:date="2026-08-31T18:22:17Z">
        <w:r>
          <w:rPr>
            <w:rFonts w:hint="default"/>
            <w:lang w:val="es"/>
          </w:rPr>
          <w:t>)</w:t>
        </w:r>
      </w:ins>
      <w:ins w:id="79" w:author="felipe" w:date="2026-08-31T18:14:53Z">
        <w:r>
          <w:rPr>
            <w:rFonts w:hint="default"/>
            <w:lang w:val="es"/>
          </w:rPr>
          <w:t xml:space="preserve"> Oce</w:t>
        </w:r>
      </w:ins>
      <w:ins w:id="80" w:author="felipe" w:date="2026-08-31T18:14:54Z">
        <w:r>
          <w:rPr>
            <w:rFonts w:hint="default"/>
            <w:lang w:val="es"/>
          </w:rPr>
          <w:t>an</w:t>
        </w:r>
      </w:ins>
      <w:ins w:id="81" w:author="felipe" w:date="2026-08-31T18:15:06Z">
        <w:r>
          <w:rPr>
            <w:rFonts w:hint="default"/>
            <w:lang w:val="es"/>
          </w:rPr>
          <w:t xml:space="preserve"> under</w:t>
        </w:r>
      </w:ins>
      <w:ins w:id="82" w:author="felipe" w:date="2026-08-31T18:15:07Z">
        <w:r>
          <w:rPr>
            <w:rFonts w:hint="default"/>
            <w:lang w:val="es"/>
          </w:rPr>
          <w:t xml:space="preserve"> </w:t>
        </w:r>
      </w:ins>
      <w:ins w:id="83" w:author="felipe" w:date="2026-08-31T18:15:16Z">
        <w:r>
          <w:rPr>
            <w:rFonts w:hint="default"/>
            <w:lang w:val="es"/>
          </w:rPr>
          <w:t xml:space="preserve">high </w:t>
        </w:r>
      </w:ins>
      <w:ins w:id="84" w:author="felipe" w:date="2026-08-31T18:15:17Z">
        <w:r>
          <w:rPr>
            <w:rFonts w:hint="default"/>
            <w:lang w:val="es"/>
          </w:rPr>
          <w:t>subsi</w:t>
        </w:r>
      </w:ins>
      <w:ins w:id="85" w:author="felipe" w:date="2026-08-31T18:15:18Z">
        <w:r>
          <w:rPr>
            <w:rFonts w:hint="default"/>
            <w:lang w:val="es"/>
          </w:rPr>
          <w:t>dence pro</w:t>
        </w:r>
      </w:ins>
      <w:ins w:id="86" w:author="felipe" w:date="2026-08-31T18:15:19Z">
        <w:r>
          <w:rPr>
            <w:rFonts w:hint="default"/>
            <w:lang w:val="es"/>
          </w:rPr>
          <w:t xml:space="preserve">moted </w:t>
        </w:r>
      </w:ins>
      <w:ins w:id="87" w:author="felipe" w:date="2026-08-31T18:15:20Z">
        <w:r>
          <w:rPr>
            <w:rFonts w:hint="default"/>
            <w:lang w:val="es"/>
          </w:rPr>
          <w:t>by</w:t>
        </w:r>
      </w:ins>
      <w:ins w:id="88" w:author="felipe" w:date="2026-08-31T18:15:30Z">
        <w:r>
          <w:rPr>
            <w:rFonts w:hint="default"/>
            <w:lang w:val="es"/>
          </w:rPr>
          <w:t xml:space="preserve"> </w:t>
        </w:r>
      </w:ins>
      <w:ins w:id="89" w:author="felipe" w:date="2026-08-31T18:15:31Z">
        <w:r>
          <w:rPr>
            <w:rFonts w:hint="default"/>
            <w:lang w:val="es"/>
          </w:rPr>
          <w:t>the</w:t>
        </w:r>
      </w:ins>
      <w:del w:id="90" w:author="felipe" w:date="2026-08-31T18:15:29Z">
        <w:r>
          <w:rPr/>
          <w:delText>sustained by the cold Humboldt Current and subsidence from the</w:delText>
        </w:r>
      </w:del>
      <w:r>
        <w:t xml:space="preserve"> South Pacific Anticyclone (Cereceda et al., 2002; Cereceda et al., 2008; Rutllant &amp; Montecino, 2002). </w:t>
      </w:r>
      <w:ins w:id="91" w:author="felipe" w:date="2026-08-31T18:20:41Z">
        <w:r>
          <w:rPr>
            <w:rFonts w:hint="default"/>
            <w:lang w:val="es"/>
          </w:rPr>
          <w:t>T</w:t>
        </w:r>
      </w:ins>
      <w:ins w:id="92" w:author="felipe" w:date="2026-08-31T18:20:42Z">
        <w:r>
          <w:rPr>
            <w:rFonts w:hint="default"/>
            <w:lang w:val="es"/>
          </w:rPr>
          <w:t>his su</w:t>
        </w:r>
      </w:ins>
      <w:ins w:id="93" w:author="felipe" w:date="2026-08-31T18:20:43Z">
        <w:r>
          <w:rPr>
            <w:rFonts w:hint="default"/>
            <w:lang w:val="es"/>
          </w:rPr>
          <w:t>bsiden</w:t>
        </w:r>
      </w:ins>
      <w:ins w:id="94" w:author="felipe" w:date="2026-08-31T18:20:44Z">
        <w:r>
          <w:rPr>
            <w:rFonts w:hint="default"/>
            <w:lang w:val="es"/>
          </w:rPr>
          <w:t>ce</w:t>
        </w:r>
      </w:ins>
      <w:ins w:id="95" w:author="felipe" w:date="2026-08-31T18:20:54Z">
        <w:r>
          <w:rPr>
            <w:rFonts w:hint="default"/>
            <w:lang w:val="es"/>
          </w:rPr>
          <w:t xml:space="preserve"> contr</w:t>
        </w:r>
      </w:ins>
      <w:ins w:id="96" w:author="felipe" w:date="2026-08-31T18:20:55Z">
        <w:r>
          <w:rPr>
            <w:rFonts w:hint="default"/>
            <w:lang w:val="es"/>
          </w:rPr>
          <w:t>ast</w:t>
        </w:r>
      </w:ins>
      <w:ins w:id="97" w:author="felipe" w:date="2026-08-31T18:20:58Z">
        <w:r>
          <w:rPr>
            <w:rFonts w:hint="default"/>
            <w:lang w:val="es"/>
          </w:rPr>
          <w:t>s w</w:t>
        </w:r>
      </w:ins>
      <w:ins w:id="98" w:author="felipe" w:date="2026-08-31T18:20:59Z">
        <w:r>
          <w:rPr>
            <w:rFonts w:hint="default"/>
            <w:lang w:val="es"/>
          </w:rPr>
          <w:t>ith</w:t>
        </w:r>
      </w:ins>
      <w:ins w:id="99" w:author="felipe" w:date="2026-08-31T18:19:45Z">
        <w:r>
          <w:rPr>
            <w:rFonts w:hint="default"/>
            <w:lang w:val="es"/>
          </w:rPr>
          <w:t xml:space="preserve"> </w:t>
        </w:r>
      </w:ins>
      <w:ins w:id="100" w:author="felipe" w:date="2026-08-31T18:19:50Z">
        <w:r>
          <w:rPr>
            <w:rFonts w:hint="default"/>
            <w:lang w:val="es"/>
          </w:rPr>
          <w:t xml:space="preserve">the </w:t>
        </w:r>
      </w:ins>
      <w:ins w:id="101" w:author="felipe" w:date="2026-08-31T18:19:51Z">
        <w:r>
          <w:rPr>
            <w:rFonts w:hint="default"/>
            <w:lang w:val="es"/>
          </w:rPr>
          <w:t>cold hu</w:t>
        </w:r>
      </w:ins>
      <w:ins w:id="102" w:author="felipe" w:date="2026-08-31T18:19:52Z">
        <w:r>
          <w:rPr>
            <w:rFonts w:hint="default"/>
            <w:lang w:val="es"/>
          </w:rPr>
          <w:t>mbol</w:t>
        </w:r>
      </w:ins>
      <w:ins w:id="103" w:author="felipe" w:date="2026-08-31T18:20:15Z">
        <w:r>
          <w:rPr>
            <w:rFonts w:hint="default"/>
            <w:lang w:val="es"/>
          </w:rPr>
          <w:t>d</w:t>
        </w:r>
      </w:ins>
      <w:ins w:id="104" w:author="felipe" w:date="2026-08-31T18:19:53Z">
        <w:r>
          <w:rPr>
            <w:rFonts w:hint="default"/>
            <w:lang w:val="es"/>
          </w:rPr>
          <w:t>t c</w:t>
        </w:r>
      </w:ins>
      <w:ins w:id="105" w:author="felipe" w:date="2026-08-31T18:19:54Z">
        <w:r>
          <w:rPr>
            <w:rFonts w:hint="default"/>
            <w:lang w:val="es"/>
          </w:rPr>
          <w:t>urrent</w:t>
        </w:r>
      </w:ins>
      <w:ins w:id="106" w:author="felipe" w:date="2026-08-31T18:20:25Z">
        <w:r>
          <w:rPr>
            <w:rFonts w:hint="default"/>
            <w:lang w:val="es"/>
          </w:rPr>
          <w:t xml:space="preserve"> and the</w:t>
        </w:r>
      </w:ins>
      <w:ins w:id="107" w:author="felipe" w:date="2026-08-31T18:20:28Z">
        <w:r>
          <w:rPr>
            <w:rFonts w:hint="default"/>
            <w:lang w:val="es"/>
          </w:rPr>
          <w:t xml:space="preserve"> col</w:t>
        </w:r>
      </w:ins>
      <w:ins w:id="108" w:author="felipe" w:date="2026-08-31T18:20:29Z">
        <w:r>
          <w:rPr>
            <w:rFonts w:hint="default"/>
            <w:lang w:val="es"/>
          </w:rPr>
          <w:t xml:space="preserve">d water </w:t>
        </w:r>
      </w:ins>
      <w:ins w:id="109" w:author="felipe" w:date="2026-08-31T18:20:30Z">
        <w:r>
          <w:rPr>
            <w:rFonts w:hint="default"/>
            <w:lang w:val="es"/>
          </w:rPr>
          <w:t>upwell</w:t>
        </w:r>
      </w:ins>
      <w:ins w:id="110" w:author="felipe" w:date="2026-08-31T18:20:31Z">
        <w:r>
          <w:rPr>
            <w:rFonts w:hint="default"/>
            <w:lang w:val="es"/>
          </w:rPr>
          <w:t>ing</w:t>
        </w:r>
      </w:ins>
      <w:ins w:id="111" w:author="felipe" w:date="2026-08-31T18:19:56Z">
        <w:r>
          <w:rPr>
            <w:rFonts w:hint="default"/>
            <w:lang w:val="es"/>
          </w:rPr>
          <w:t xml:space="preserve"> </w:t>
        </w:r>
      </w:ins>
      <w:del w:id="112" w:author="felipe" w:date="2026-08-31T18:21:11Z">
        <w:r>
          <w:rPr>
            <w:rFonts w:hint="default"/>
            <w:lang w:val="en-US"/>
          </w:rPr>
          <w:delText>This advection–subsidence interaction generates</w:delText>
        </w:r>
      </w:del>
      <w:ins w:id="113" w:author="felipe" w:date="2026-08-31T18:21:11Z">
        <w:r>
          <w:rPr>
            <w:rFonts w:hint="default"/>
            <w:lang w:val="es"/>
          </w:rPr>
          <w:t>forming</w:t>
        </w:r>
      </w:ins>
      <w:r>
        <w:t xml:space="preserve"> a strong thermal inversion (</w:t>
      </w:r>
      <w:ins w:id="114" w:author="felipe" w:date="2026-08-31T18:21:23Z">
        <w:r>
          <w:rPr>
            <w:rFonts w:hint="default"/>
            <w:lang w:val="es"/>
          </w:rPr>
          <w:t>~</w:t>
        </w:r>
      </w:ins>
      <w:del w:id="115" w:author="felipe" w:date="2026-08-31T18:21:18Z">
        <w:r>
          <w:rPr/>
          <w:delText xml:space="preserve">Δθ ≈ </w:delText>
        </w:r>
      </w:del>
      <w:r>
        <w:t>20 K) that limits vertical mixing</w:t>
      </w:r>
      <w:ins w:id="116" w:author="felipe" w:date="2026-08-31T18:21:36Z">
        <w:r>
          <w:rPr>
            <w:rFonts w:hint="default"/>
            <w:lang w:val="es"/>
          </w:rPr>
          <w:t>, dri</w:t>
        </w:r>
      </w:ins>
      <w:ins w:id="117" w:author="felipe" w:date="2026-08-31T18:21:37Z">
        <w:r>
          <w:rPr>
            <w:rFonts w:hint="default"/>
            <w:lang w:val="es"/>
          </w:rPr>
          <w:t xml:space="preserve">ving </w:t>
        </w:r>
      </w:ins>
      <w:ins w:id="118" w:author="felipe" w:date="2026-08-31T18:21:44Z">
        <w:r>
          <w:rPr>
            <w:rFonts w:hint="default"/>
            <w:lang w:val="es"/>
          </w:rPr>
          <w:t>the st</w:t>
        </w:r>
      </w:ins>
      <w:ins w:id="119" w:author="felipe" w:date="2026-08-31T18:21:45Z">
        <w:r>
          <w:rPr>
            <w:rFonts w:hint="default"/>
            <w:lang w:val="es"/>
          </w:rPr>
          <w:t>raticu</w:t>
        </w:r>
      </w:ins>
      <w:ins w:id="120" w:author="felipe" w:date="2026-08-31T18:21:46Z">
        <w:r>
          <w:rPr>
            <w:rFonts w:hint="default"/>
            <w:lang w:val="es"/>
          </w:rPr>
          <w:t xml:space="preserve">mulus </w:t>
        </w:r>
      </w:ins>
      <w:ins w:id="121" w:author="felipe" w:date="2026-08-31T18:21:47Z">
        <w:r>
          <w:rPr>
            <w:rFonts w:hint="default"/>
            <w:lang w:val="es"/>
          </w:rPr>
          <w:t>cloud fo</w:t>
        </w:r>
      </w:ins>
      <w:ins w:id="122" w:author="felipe" w:date="2026-08-31T18:21:48Z">
        <w:r>
          <w:rPr>
            <w:rFonts w:hint="default"/>
            <w:lang w:val="es"/>
          </w:rPr>
          <w:t>r</w:t>
        </w:r>
      </w:ins>
      <w:ins w:id="123" w:author="felipe" w:date="2026-08-31T18:21:49Z">
        <w:r>
          <w:rPr>
            <w:rFonts w:hint="default"/>
            <w:lang w:val="es"/>
          </w:rPr>
          <w:t>m</w:t>
        </w:r>
      </w:ins>
      <w:ins w:id="124" w:author="felipe" w:date="2026-08-31T18:21:50Z">
        <w:r>
          <w:rPr>
            <w:rFonts w:hint="default"/>
            <w:lang w:val="es"/>
          </w:rPr>
          <w:t>ation</w:t>
        </w:r>
      </w:ins>
      <w:ins w:id="125" w:author="felipe" w:date="2026-08-31T18:21:51Z">
        <w:r>
          <w:rPr>
            <w:rFonts w:hint="default"/>
            <w:lang w:val="es"/>
          </w:rPr>
          <w:t xml:space="preserve">. </w:t>
        </w:r>
      </w:ins>
      <w:ins w:id="126" w:author="felipe" w:date="2026-08-31T18:21:52Z">
        <w:r>
          <w:rPr>
            <w:rFonts w:hint="default"/>
            <w:lang w:val="es"/>
          </w:rPr>
          <w:t>T</w:t>
        </w:r>
      </w:ins>
      <w:ins w:id="127" w:author="felipe" w:date="2026-08-31T18:21:53Z">
        <w:r>
          <w:rPr>
            <w:rFonts w:hint="default"/>
            <w:lang w:val="es"/>
          </w:rPr>
          <w:t>he</w:t>
        </w:r>
      </w:ins>
      <w:ins w:id="128" w:author="felipe" w:date="2026-08-31T18:21:55Z">
        <w:r>
          <w:rPr>
            <w:rFonts w:hint="default"/>
            <w:lang w:val="es"/>
          </w:rPr>
          <w:t xml:space="preserve"> an</w:t>
        </w:r>
      </w:ins>
      <w:ins w:id="129" w:author="felipe" w:date="2026-08-31T18:21:56Z">
        <w:r>
          <w:rPr>
            <w:rFonts w:hint="default"/>
            <w:lang w:val="es"/>
          </w:rPr>
          <w:t>ticy</w:t>
        </w:r>
      </w:ins>
      <w:ins w:id="130" w:author="felipe" w:date="2026-08-31T18:21:57Z">
        <w:r>
          <w:rPr>
            <w:rFonts w:hint="default"/>
            <w:lang w:val="es"/>
          </w:rPr>
          <w:t>clo</w:t>
        </w:r>
      </w:ins>
      <w:ins w:id="131" w:author="felipe" w:date="2026-08-31T18:21:58Z">
        <w:r>
          <w:rPr>
            <w:rFonts w:hint="default"/>
            <w:lang w:val="es"/>
          </w:rPr>
          <w:t xml:space="preserve">nic </w:t>
        </w:r>
      </w:ins>
      <w:ins w:id="132" w:author="felipe" w:date="2026-08-31T18:22:03Z">
        <w:r>
          <w:rPr>
            <w:rFonts w:hint="default"/>
            <w:lang w:val="es"/>
          </w:rPr>
          <w:t>circ</w:t>
        </w:r>
      </w:ins>
      <w:ins w:id="133" w:author="felipe" w:date="2026-08-31T18:22:04Z">
        <w:r>
          <w:rPr>
            <w:rFonts w:hint="default"/>
            <w:lang w:val="es"/>
          </w:rPr>
          <w:t>ulation</w:t>
        </w:r>
      </w:ins>
      <w:ins w:id="134" w:author="felipe" w:date="2026-08-31T18:22:05Z">
        <w:r>
          <w:rPr>
            <w:rFonts w:hint="default"/>
            <w:lang w:val="es"/>
          </w:rPr>
          <w:t xml:space="preserve"> in the</w:t>
        </w:r>
      </w:ins>
      <w:ins w:id="135" w:author="felipe" w:date="2026-08-31T18:22:08Z">
        <w:r>
          <w:rPr>
            <w:rFonts w:hint="default"/>
            <w:lang w:val="es"/>
          </w:rPr>
          <w:t xml:space="preserve"> </w:t>
        </w:r>
      </w:ins>
      <w:ins w:id="136" w:author="felipe" w:date="2026-08-31T18:22:22Z">
        <w:r>
          <w:rPr>
            <w:rFonts w:hint="default"/>
            <w:lang w:val="es"/>
          </w:rPr>
          <w:t>SEP</w:t>
        </w:r>
      </w:ins>
      <w:ins w:id="137" w:author="felipe" w:date="2026-08-31T18:22:51Z">
        <w:r>
          <w:rPr>
            <w:rFonts w:hint="default"/>
            <w:lang w:val="es"/>
          </w:rPr>
          <w:t xml:space="preserve"> </w:t>
        </w:r>
      </w:ins>
      <w:ins w:id="138" w:author="felipe" w:date="2026-08-31T18:22:29Z">
        <w:r>
          <w:rPr>
            <w:rFonts w:hint="default"/>
            <w:lang w:val="es"/>
          </w:rPr>
          <w:t>trans</w:t>
        </w:r>
      </w:ins>
      <w:ins w:id="139" w:author="felipe" w:date="2026-08-31T18:22:30Z">
        <w:r>
          <w:rPr>
            <w:rFonts w:hint="default"/>
            <w:lang w:val="es"/>
          </w:rPr>
          <w:t xml:space="preserve">ports </w:t>
        </w:r>
      </w:ins>
      <w:ins w:id="140" w:author="felipe" w:date="2026-08-31T18:22:32Z">
        <w:r>
          <w:rPr>
            <w:rFonts w:hint="default"/>
            <w:lang w:val="es"/>
          </w:rPr>
          <w:t>these w</w:t>
        </w:r>
      </w:ins>
      <w:ins w:id="141" w:author="felipe" w:date="2026-08-31T18:22:33Z">
        <w:r>
          <w:rPr>
            <w:rFonts w:hint="default"/>
            <w:lang w:val="es"/>
          </w:rPr>
          <w:t>ell-</w:t>
        </w:r>
      </w:ins>
      <w:ins w:id="142" w:author="felipe" w:date="2026-08-31T18:22:34Z">
        <w:r>
          <w:rPr>
            <w:rFonts w:hint="default"/>
            <w:lang w:val="es"/>
          </w:rPr>
          <w:t>formed</w:t>
        </w:r>
      </w:ins>
      <w:ins w:id="143" w:author="felipe" w:date="2026-08-31T18:22:35Z">
        <w:r>
          <w:rPr>
            <w:rFonts w:hint="default"/>
            <w:lang w:val="es"/>
          </w:rPr>
          <w:t xml:space="preserve"> str</w:t>
        </w:r>
      </w:ins>
      <w:ins w:id="144" w:author="felipe" w:date="2026-08-31T18:22:36Z">
        <w:r>
          <w:rPr>
            <w:rFonts w:hint="default"/>
            <w:lang w:val="es"/>
          </w:rPr>
          <w:t>st</w:t>
        </w:r>
      </w:ins>
      <w:ins w:id="145" w:author="felipe" w:date="2026-08-31T18:22:37Z">
        <w:r>
          <w:rPr>
            <w:rFonts w:hint="default"/>
            <w:lang w:val="es"/>
          </w:rPr>
          <w:t>o</w:t>
        </w:r>
      </w:ins>
      <w:ins w:id="146" w:author="felipe" w:date="2026-08-31T18:22:38Z">
        <w:r>
          <w:rPr>
            <w:rFonts w:hint="default"/>
            <w:lang w:val="es"/>
          </w:rPr>
          <w:t>cumul</w:t>
        </w:r>
      </w:ins>
      <w:ins w:id="147" w:author="felipe" w:date="2026-08-31T18:22:39Z">
        <w:r>
          <w:rPr>
            <w:rFonts w:hint="default"/>
            <w:lang w:val="es"/>
          </w:rPr>
          <w:t>us</w:t>
        </w:r>
      </w:ins>
      <w:ins w:id="148" w:author="felipe" w:date="2026-08-31T18:25:00Z">
        <w:r>
          <w:rPr>
            <w:rFonts w:hint="default"/>
            <w:lang w:val="es"/>
          </w:rPr>
          <w:t xml:space="preserve"> </w:t>
        </w:r>
      </w:ins>
      <w:del w:id="149" w:author="felipe" w:date="2026-08-31T18:24:59Z">
        <w:r>
          <w:rPr/>
          <w:delText xml:space="preserve"> </w:delText>
        </w:r>
      </w:del>
      <w:del w:id="150" w:author="felipe" w:date="2026-08-31T18:24:58Z">
        <w:r>
          <w:rPr/>
          <w:delText xml:space="preserve">and drives inland moisture transport via the sea breeze, within 500–1200 m a.s.l. and </w:delText>
        </w:r>
      </w:del>
      <w:r>
        <w:t>up to 50–60 km inland (</w:t>
      </w:r>
      <w:del w:id="151" w:author="felipe" w:date="2026-08-31T18:25:09Z">
        <w:r>
          <w:rPr/>
          <w:delText xml:space="preserve">Lobos Roco et al., 2018; </w:delText>
        </w:r>
      </w:del>
      <w:r>
        <w:t xml:space="preserve">Lobos-Roco et al., 2024; Río et al., 2021). </w:t>
      </w:r>
      <w:ins w:id="152" w:author="felipe" w:date="2026-08-31T18:25:41Z">
        <w:r>
          <w:rPr>
            <w:rFonts w:hint="default"/>
            <w:lang w:val="es"/>
          </w:rPr>
          <w:t>One</w:t>
        </w:r>
      </w:ins>
      <w:ins w:id="153" w:author="felipe" w:date="2026-08-31T18:25:42Z">
        <w:r>
          <w:rPr>
            <w:rFonts w:hint="default"/>
            <w:lang w:val="es"/>
          </w:rPr>
          <w:t xml:space="preserve"> of the </w:t>
        </w:r>
      </w:ins>
      <w:ins w:id="154" w:author="felipe" w:date="2026-08-31T18:25:43Z">
        <w:r>
          <w:rPr>
            <w:rFonts w:hint="default"/>
            <w:lang w:val="es"/>
          </w:rPr>
          <w:t xml:space="preserve">main </w:t>
        </w:r>
      </w:ins>
      <w:ins w:id="155" w:author="felipe" w:date="2026-08-31T18:25:46Z">
        <w:r>
          <w:rPr>
            <w:rFonts w:hint="default"/>
            <w:lang w:val="es"/>
          </w:rPr>
          <w:t>thermod</w:t>
        </w:r>
      </w:ins>
      <w:ins w:id="156" w:author="felipe" w:date="2026-08-31T18:25:47Z">
        <w:r>
          <w:rPr>
            <w:rFonts w:hint="default"/>
            <w:lang w:val="es"/>
          </w:rPr>
          <w:t xml:space="preserve">ynamic </w:t>
        </w:r>
      </w:ins>
      <w:ins w:id="157" w:author="felipe" w:date="2026-08-31T18:25:48Z">
        <w:r>
          <w:rPr>
            <w:rFonts w:hint="default"/>
            <w:lang w:val="es"/>
          </w:rPr>
          <w:t>characte</w:t>
        </w:r>
      </w:ins>
      <w:ins w:id="158" w:author="felipe" w:date="2026-08-31T18:25:49Z">
        <w:r>
          <w:rPr>
            <w:rFonts w:hint="default"/>
            <w:lang w:val="es"/>
          </w:rPr>
          <w:t>ristic o</w:t>
        </w:r>
      </w:ins>
      <w:ins w:id="159" w:author="felipe" w:date="2026-08-31T18:25:50Z">
        <w:r>
          <w:rPr>
            <w:rFonts w:hint="default"/>
            <w:lang w:val="es"/>
          </w:rPr>
          <w:t>f</w:t>
        </w:r>
      </w:ins>
      <w:ins w:id="160" w:author="felipe" w:date="2026-08-31T18:25:52Z">
        <w:r>
          <w:rPr>
            <w:rFonts w:hint="default"/>
            <w:lang w:val="es"/>
          </w:rPr>
          <w:t xml:space="preserve"> </w:t>
        </w:r>
      </w:ins>
      <w:ins w:id="161" w:author="felipe" w:date="2026-08-31T18:26:02Z">
        <w:r>
          <w:rPr>
            <w:rFonts w:hint="default"/>
            <w:lang w:val="es"/>
          </w:rPr>
          <w:t>s</w:t>
        </w:r>
      </w:ins>
      <w:ins w:id="162" w:author="felipe" w:date="2026-08-31T18:26:03Z">
        <w:r>
          <w:rPr>
            <w:rFonts w:hint="default"/>
            <w:lang w:val="es"/>
          </w:rPr>
          <w:t>tratoc</w:t>
        </w:r>
      </w:ins>
      <w:ins w:id="163" w:author="felipe" w:date="2026-08-31T18:26:04Z">
        <w:r>
          <w:rPr>
            <w:rFonts w:hint="default"/>
            <w:lang w:val="es"/>
          </w:rPr>
          <w:t>umulu</w:t>
        </w:r>
      </w:ins>
      <w:ins w:id="164" w:author="felipe" w:date="2026-08-31T18:26:05Z">
        <w:r>
          <w:rPr>
            <w:rFonts w:hint="default"/>
            <w:lang w:val="es"/>
          </w:rPr>
          <w:t>s</w:t>
        </w:r>
      </w:ins>
      <w:ins w:id="165" w:author="felipe" w:date="2026-08-31T18:26:09Z">
        <w:r>
          <w:rPr>
            <w:rFonts w:hint="default"/>
            <w:lang w:val="es"/>
          </w:rPr>
          <w:t xml:space="preserve"> clou</w:t>
        </w:r>
      </w:ins>
      <w:ins w:id="166" w:author="felipe" w:date="2026-08-31T18:26:10Z">
        <w:r>
          <w:rPr>
            <w:rFonts w:hint="default"/>
            <w:lang w:val="es"/>
          </w:rPr>
          <w:t>d-</w:t>
        </w:r>
      </w:ins>
      <w:ins w:id="167" w:author="felipe" w:date="2026-08-31T18:25:53Z">
        <w:r>
          <w:rPr>
            <w:rFonts w:hint="default"/>
            <w:lang w:val="es"/>
          </w:rPr>
          <w:t xml:space="preserve">fog in </w:t>
        </w:r>
      </w:ins>
      <w:ins w:id="168" w:author="felipe" w:date="2026-08-31T18:25:54Z">
        <w:r>
          <w:rPr>
            <w:rFonts w:hint="default"/>
            <w:lang w:val="es"/>
          </w:rPr>
          <w:t>the Ata</w:t>
        </w:r>
      </w:ins>
      <w:ins w:id="169" w:author="felipe" w:date="2026-08-31T18:25:55Z">
        <w:r>
          <w:rPr>
            <w:rFonts w:hint="default"/>
            <w:lang w:val="es"/>
          </w:rPr>
          <w:t xml:space="preserve">cama </w:t>
        </w:r>
      </w:ins>
      <w:ins w:id="170" w:author="felipe" w:date="2026-08-31T18:25:56Z">
        <w:r>
          <w:rPr>
            <w:rFonts w:hint="default"/>
            <w:lang w:val="es"/>
          </w:rPr>
          <w:t>is</w:t>
        </w:r>
      </w:ins>
      <w:ins w:id="171" w:author="felipe" w:date="2026-08-31T18:26:21Z">
        <w:r>
          <w:rPr>
            <w:rFonts w:hint="default"/>
            <w:lang w:val="es"/>
          </w:rPr>
          <w:t xml:space="preserve"> that</w:t>
        </w:r>
      </w:ins>
      <w:ins w:id="172" w:author="felipe" w:date="2026-08-31T18:26:22Z">
        <w:r>
          <w:rPr>
            <w:rFonts w:hint="default"/>
            <w:lang w:val="es"/>
          </w:rPr>
          <w:t xml:space="preserve"> </w:t>
        </w:r>
      </w:ins>
      <w:ins w:id="173" w:author="felipe" w:date="2026-08-31T18:26:23Z">
        <w:r>
          <w:rPr>
            <w:rFonts w:hint="default"/>
            <w:lang w:val="es"/>
          </w:rPr>
          <w:t>it</w:t>
        </w:r>
      </w:ins>
      <w:ins w:id="174" w:author="felipe" w:date="2026-08-31T18:26:24Z">
        <w:r>
          <w:rPr>
            <w:rFonts w:hint="default"/>
            <w:lang w:val="es"/>
          </w:rPr>
          <w:t xml:space="preserve"> </w:t>
        </w:r>
      </w:ins>
      <w:del w:id="175" w:author="felipe" w:date="2026-08-31T18:26:26Z">
        <w:r>
          <w:rPr/>
          <w:delText xml:space="preserve">Fog </w:delText>
        </w:r>
      </w:del>
      <w:r>
        <w:t>develops under a well-mixed MBL, with low potential-temperature gradients (∂θ/∂z &lt; 3.1×10⁻³ K m⁻¹) (Lobos Roco et al., 2018) and continuous positive moisture advection (</w:t>
      </w:r>
      <w:ins w:id="176" w:author="felipe" w:date="2026-08-31T18:26:56Z">
        <w:r>
          <w:rPr/>
          <w:t>∂</w:t>
        </w:r>
      </w:ins>
      <w:del w:id="177" w:author="felipe" w:date="2026-08-31T18:26:56Z">
        <w:r>
          <w:rPr/>
          <w:delText>Δ</w:delText>
        </w:r>
      </w:del>
      <w:r>
        <w:t>q/</w:t>
      </w:r>
      <w:ins w:id="178" w:author="felipe" w:date="2026-08-31T18:26:58Z">
        <w:r>
          <w:rPr/>
          <w:t>∂</w:t>
        </w:r>
      </w:ins>
      <w:del w:id="179" w:author="felipe" w:date="2026-08-31T18:26:58Z">
        <w:r>
          <w:rPr/>
          <w:delText>Δ</w:delText>
        </w:r>
      </w:del>
      <w:r>
        <w:t>t ≈ +0.016 g kg⁻¹ h⁻¹; Lobos-Roco et al.</w:t>
      </w:r>
      <w:ins w:id="180" w:author="felipe" w:date="2026-08-31T18:27:11Z">
        <w:r>
          <w:rPr>
            <w:rFonts w:hint="default"/>
            <w:lang w:val="es"/>
          </w:rPr>
          <w:t>,</w:t>
        </w:r>
      </w:ins>
      <w:r>
        <w:t xml:space="preserve"> </w:t>
      </w:r>
      <w:del w:id="181" w:author="felipe" w:date="2026-08-31T18:27:07Z">
        <w:r>
          <w:rPr/>
          <w:delText>(</w:delText>
        </w:r>
      </w:del>
      <w:r>
        <w:t>2024</w:t>
      </w:r>
      <w:del w:id="182" w:author="felipe" w:date="2026-08-31T18:27:09Z">
        <w:r>
          <w:rPr/>
          <w:delText>)</w:delText>
        </w:r>
      </w:del>
      <w:r>
        <w:t xml:space="preserve">). </w:t>
      </w:r>
    </w:p>
    <w:p>
      <w:pPr>
        <w:pStyle w:val="3"/>
        <w:jc w:val="both"/>
      </w:pPr>
      <w:r>
        <w:t>Dew</w:t>
      </w:r>
      <w:del w:id="183" w:author="felipe" w:date="2026-08-31T18:32:49Z">
        <w:r>
          <w:rPr/>
          <w:delText xml:space="preserve"> </w:delText>
        </w:r>
      </w:del>
      <w:del w:id="184" w:author="felipe" w:date="2026-08-31T18:32:48Z">
        <w:r>
          <w:rPr/>
          <w:delText>instead</w:delText>
        </w:r>
      </w:del>
      <w:r>
        <w:t xml:space="preserve"> forms</w:t>
      </w:r>
      <w:ins w:id="185" w:author="felipe" w:date="2026-08-31T18:32:59Z">
        <w:r>
          <w:rPr>
            <w:rFonts w:hint="default"/>
            <w:lang w:val="es"/>
          </w:rPr>
          <w:t xml:space="preserve"> </w:t>
        </w:r>
      </w:ins>
      <w:ins w:id="186" w:author="felipe" w:date="2026-08-31T18:33:00Z">
        <w:r>
          <w:rPr>
            <w:rFonts w:hint="default"/>
            <w:lang w:val="es"/>
          </w:rPr>
          <w:t>over sur</w:t>
        </w:r>
      </w:ins>
      <w:ins w:id="187" w:author="felipe" w:date="2026-08-31T18:33:01Z">
        <w:r>
          <w:rPr>
            <w:rFonts w:hint="default"/>
            <w:lang w:val="es"/>
          </w:rPr>
          <w:t>faces</w:t>
        </w:r>
      </w:ins>
      <w:ins w:id="188" w:author="felipe" w:date="2026-08-31T18:33:23Z">
        <w:r>
          <w:rPr>
            <w:rFonts w:hint="default"/>
            <w:lang w:val="es"/>
          </w:rPr>
          <w:t xml:space="preserve">, </w:t>
        </w:r>
      </w:ins>
      <w:ins w:id="189" w:author="felipe" w:date="2026-08-31T18:33:24Z">
        <w:r>
          <w:rPr>
            <w:rFonts w:hint="default"/>
            <w:lang w:val="es"/>
          </w:rPr>
          <w:t>which</w:t>
        </w:r>
      </w:ins>
      <w:ins w:id="190" w:author="felipe" w:date="2026-08-31T18:33:05Z">
        <w:r>
          <w:rPr>
            <w:rFonts w:hint="default"/>
            <w:lang w:val="es"/>
          </w:rPr>
          <w:t xml:space="preserve"> </w:t>
        </w:r>
      </w:ins>
      <w:ins w:id="191" w:author="felipe" w:date="2026-08-31T18:33:08Z">
        <w:r>
          <w:rPr>
            <w:rFonts w:hint="default"/>
            <w:lang w:val="es"/>
          </w:rPr>
          <w:t>dri</w:t>
        </w:r>
      </w:ins>
      <w:ins w:id="192" w:author="felipe" w:date="2026-08-31T18:33:09Z">
        <w:r>
          <w:rPr>
            <w:rFonts w:hint="default"/>
            <w:lang w:val="es"/>
          </w:rPr>
          <w:t>ven by</w:t>
        </w:r>
      </w:ins>
      <w:ins w:id="193" w:author="felipe" w:date="2026-08-31T18:33:13Z">
        <w:r>
          <w:rPr>
            <w:rFonts w:hint="default"/>
            <w:lang w:val="es"/>
          </w:rPr>
          <w:t xml:space="preserve"> </w:t>
        </w:r>
      </w:ins>
      <w:del w:id="194" w:author="felipe" w:date="2026-08-31T18:33:12Z">
        <w:r>
          <w:rPr/>
          <w:delText xml:space="preserve"> by </w:delText>
        </w:r>
      </w:del>
      <w:r>
        <w:t>nocturnal radiative cooling</w:t>
      </w:r>
      <w:ins w:id="195" w:author="felipe" w:date="2026-08-31T18:33:17Z">
        <w:r>
          <w:rPr>
            <w:rFonts w:hint="default"/>
            <w:lang w:val="es"/>
          </w:rPr>
          <w:t>,</w:t>
        </w:r>
      </w:ins>
      <w:r>
        <w:t xml:space="preserve"> </w:t>
      </w:r>
      <w:ins w:id="196" w:author="felipe" w:date="2026-08-31T18:33:37Z">
        <w:r>
          <w:rPr>
            <w:rFonts w:hint="default"/>
            <w:lang w:val="es"/>
          </w:rPr>
          <w:t>rea</w:t>
        </w:r>
      </w:ins>
      <w:ins w:id="197" w:author="felipe" w:date="2026-08-31T18:33:46Z">
        <w:r>
          <w:rPr>
            <w:rFonts w:hint="default"/>
            <w:lang w:val="es"/>
          </w:rPr>
          <w:t>c</w:t>
        </w:r>
      </w:ins>
      <w:ins w:id="198" w:author="felipe" w:date="2026-08-31T18:33:37Z">
        <w:r>
          <w:rPr>
            <w:rFonts w:hint="default"/>
            <w:lang w:val="es"/>
          </w:rPr>
          <w:t>h</w:t>
        </w:r>
      </w:ins>
      <w:del w:id="199" w:author="felipe" w:date="2026-08-31T18:33:40Z">
        <w:r>
          <w:rPr/>
          <w:delText>below</w:delText>
        </w:r>
      </w:del>
      <w:r>
        <w:t xml:space="preserve"> the dew point</w:t>
      </w:r>
      <w:del w:id="200" w:author="felipe" w:date="2026-08-31T18:33:52Z">
        <w:r>
          <w:rPr/>
          <w:delText xml:space="preserve"> at the surface</w:delText>
        </w:r>
      </w:del>
      <w:r>
        <w:t xml:space="preserve"> (T</w:t>
      </w:r>
      <w:del w:id="201" w:author="felipe" w:date="2026-08-31T18:33:53Z">
        <w:r>
          <w:rPr>
            <w:vertAlign w:val="subscript"/>
            <w:rPrChange w:id="202" w:author="felipe" w:date="2026-08-31T18:33:58Z">
              <w:rPr/>
            </w:rPrChange>
          </w:rPr>
          <w:delText>_</w:delText>
        </w:r>
      </w:del>
      <w:r>
        <w:rPr>
          <w:vertAlign w:val="subscript"/>
          <w:rPrChange w:id="204" w:author="felipe" w:date="2026-08-31T18:33:58Z">
            <w:rPr/>
          </w:rPrChange>
        </w:rPr>
        <w:t>surf</w:t>
      </w:r>
      <w:r>
        <w:t xml:space="preserve"> ≤ T</w:t>
      </w:r>
      <w:del w:id="205" w:author="felipe" w:date="2026-08-31T18:34:01Z">
        <w:r>
          <w:rPr>
            <w:vertAlign w:val="subscript"/>
            <w:rPrChange w:id="206" w:author="felipe" w:date="2026-08-31T18:34:04Z">
              <w:rPr/>
            </w:rPrChange>
          </w:rPr>
          <w:delText>_</w:delText>
        </w:r>
      </w:del>
      <w:r>
        <w:rPr>
          <w:vertAlign w:val="subscript"/>
          <w:rPrChange w:id="208" w:author="felipe" w:date="2026-08-31T18:34:04Z">
            <w:rPr/>
          </w:rPrChange>
        </w:rPr>
        <w:t>dew</w:t>
      </w:r>
      <w:r>
        <w:t>), condensing directly on solid surfaces under clear, calm, humid conditions (Monteith, 1957)</w:t>
      </w:r>
      <w:ins w:id="209" w:author="felipe" w:date="2026-08-31T18:34:16Z">
        <w:r>
          <w:rPr>
            <w:rFonts w:hint="default"/>
            <w:lang w:val="es"/>
          </w:rPr>
          <w:t xml:space="preserve">. </w:t>
        </w:r>
      </w:ins>
      <w:ins w:id="210" w:author="felipe" w:date="2026-08-31T18:34:18Z">
        <w:r>
          <w:rPr>
            <w:rFonts w:hint="default"/>
            <w:lang w:val="es"/>
          </w:rPr>
          <w:t>I</w:t>
        </w:r>
      </w:ins>
      <w:ins w:id="211" w:author="felipe" w:date="2026-08-31T18:34:19Z">
        <w:r>
          <w:rPr>
            <w:rFonts w:hint="default"/>
            <w:lang w:val="es"/>
          </w:rPr>
          <w:t xml:space="preserve">n </w:t>
        </w:r>
      </w:ins>
      <w:ins w:id="212" w:author="felipe" w:date="2026-08-31T18:34:20Z">
        <w:r>
          <w:rPr>
            <w:rFonts w:hint="default"/>
            <w:lang w:val="es"/>
          </w:rPr>
          <w:t>t</w:t>
        </w:r>
      </w:ins>
      <w:ins w:id="213" w:author="felipe" w:date="2026-08-31T18:34:28Z">
        <w:r>
          <w:rPr>
            <w:rFonts w:hint="default"/>
            <w:lang w:val="es"/>
          </w:rPr>
          <w:t>erms of</w:t>
        </w:r>
      </w:ins>
      <w:ins w:id="214" w:author="felipe" w:date="2026-08-31T18:34:29Z">
        <w:r>
          <w:rPr>
            <w:rFonts w:hint="default"/>
            <w:lang w:val="es"/>
          </w:rPr>
          <w:t xml:space="preserve"> </w:t>
        </w:r>
      </w:ins>
      <w:ins w:id="215" w:author="felipe" w:date="2026-08-31T18:34:37Z">
        <w:r>
          <w:rPr>
            <w:rFonts w:hint="default"/>
            <w:lang w:val="es"/>
          </w:rPr>
          <w:t>therm</w:t>
        </w:r>
      </w:ins>
      <w:ins w:id="216" w:author="felipe" w:date="2026-08-31T18:34:38Z">
        <w:r>
          <w:rPr>
            <w:rFonts w:hint="default"/>
            <w:lang w:val="es"/>
          </w:rPr>
          <w:t>odynam</w:t>
        </w:r>
      </w:ins>
      <w:ins w:id="217" w:author="felipe" w:date="2026-08-31T18:34:39Z">
        <w:r>
          <w:rPr>
            <w:rFonts w:hint="default"/>
            <w:lang w:val="es"/>
          </w:rPr>
          <w:t>cis</w:t>
        </w:r>
      </w:ins>
      <w:ins w:id="218" w:author="felipe" w:date="2026-08-31T18:34:42Z">
        <w:r>
          <w:rPr>
            <w:rFonts w:hint="default"/>
            <w:lang w:val="es"/>
          </w:rPr>
          <w:t>, dew</w:t>
        </w:r>
      </w:ins>
      <w:del w:id="219" w:author="felipe" w:date="2026-08-31T18:34:15Z">
        <w:r>
          <w:rPr/>
          <w:delText>,</w:delText>
        </w:r>
      </w:del>
      <w:r>
        <w:t xml:space="preserve"> </w:t>
      </w:r>
      <w:del w:id="220" w:author="felipe" w:date="2026-08-31T18:34:46Z">
        <w:r>
          <w:rPr>
            <w:rFonts w:hint="default"/>
            <w:lang w:val="en-US"/>
          </w:rPr>
          <w:delText>within</w:delText>
        </w:r>
      </w:del>
      <w:ins w:id="221" w:author="felipe" w:date="2026-08-31T18:34:46Z">
        <w:r>
          <w:rPr>
            <w:rFonts w:hint="default"/>
            <w:lang w:val="es"/>
          </w:rPr>
          <w:t>forms</w:t>
        </w:r>
      </w:ins>
      <w:r>
        <w:t xml:space="preserve"> </w:t>
      </w:r>
      <w:ins w:id="222" w:author="felipe" w:date="2026-08-31T18:34:48Z">
        <w:r>
          <w:rPr>
            <w:rFonts w:hint="default"/>
            <w:lang w:val="es"/>
          </w:rPr>
          <w:t>un</w:t>
        </w:r>
      </w:ins>
      <w:ins w:id="223" w:author="felipe" w:date="2026-08-31T18:34:49Z">
        <w:r>
          <w:rPr>
            <w:rFonts w:hint="default"/>
            <w:lang w:val="es"/>
          </w:rPr>
          <w:t>der</w:t>
        </w:r>
      </w:ins>
      <w:ins w:id="224" w:author="felipe" w:date="2026-08-31T18:34:50Z">
        <w:r>
          <w:rPr>
            <w:rFonts w:hint="default"/>
            <w:lang w:val="es"/>
          </w:rPr>
          <w:t xml:space="preserve"> </w:t>
        </w:r>
      </w:ins>
      <w:r>
        <w:t xml:space="preserve">a more stable </w:t>
      </w:r>
      <w:del w:id="225" w:author="felipe" w:date="2026-08-31T18:34:55Z">
        <w:r>
          <w:rPr>
            <w:rFonts w:hint="default"/>
            <w:lang w:val="en-US"/>
          </w:rPr>
          <w:delText>layer</w:delText>
        </w:r>
      </w:del>
      <w:ins w:id="226" w:author="felipe" w:date="2026-08-31T18:34:58Z">
        <w:r>
          <w:rPr>
            <w:rFonts w:hint="default"/>
            <w:lang w:val="es"/>
          </w:rPr>
          <w:t>surf</w:t>
        </w:r>
      </w:ins>
      <w:ins w:id="227" w:author="felipe" w:date="2026-08-31T18:34:59Z">
        <w:r>
          <w:rPr>
            <w:rFonts w:hint="default"/>
            <w:lang w:val="es"/>
          </w:rPr>
          <w:t xml:space="preserve">ace </w:t>
        </w:r>
      </w:ins>
      <w:ins w:id="228" w:author="felipe" w:date="2026-08-31T18:35:00Z">
        <w:r>
          <w:rPr>
            <w:rFonts w:hint="default"/>
            <w:lang w:val="es"/>
          </w:rPr>
          <w:t>layer</w:t>
        </w:r>
      </w:ins>
      <w:r>
        <w:t xml:space="preserve"> (∂θ/∂z ≈ 3.8×10⁻³ K m⁻¹) and </w:t>
      </w:r>
      <w:ins w:id="229" w:author="felipe" w:date="2026-08-31T18:35:23Z">
        <w:r>
          <w:rPr>
            <w:rFonts w:hint="default"/>
            <w:lang w:val="es"/>
          </w:rPr>
          <w:t>a</w:t>
        </w:r>
      </w:ins>
      <w:ins w:id="230" w:author="felipe" w:date="2026-08-31T18:35:24Z">
        <w:r>
          <w:rPr>
            <w:rFonts w:hint="default"/>
            <w:lang w:val="es"/>
          </w:rPr>
          <w:t xml:space="preserve"> </w:t>
        </w:r>
      </w:ins>
      <w:r>
        <w:t xml:space="preserve">net </w:t>
      </w:r>
      <w:del w:id="231" w:author="felipe" w:date="2026-08-31T18:35:30Z">
        <w:r>
          <w:rPr>
            <w:rFonts w:hint="default"/>
            <w:lang w:val="en-US"/>
          </w:rPr>
          <w:delText>downward</w:delText>
        </w:r>
      </w:del>
      <w:ins w:id="232" w:author="felipe" w:date="2026-08-31T18:35:30Z">
        <w:r>
          <w:rPr>
            <w:rFonts w:hint="default"/>
            <w:lang w:val="es"/>
          </w:rPr>
          <w:t>negati</w:t>
        </w:r>
      </w:ins>
      <w:ins w:id="233" w:author="felipe" w:date="2026-08-31T18:35:31Z">
        <w:r>
          <w:rPr>
            <w:rFonts w:hint="default"/>
            <w:lang w:val="es"/>
          </w:rPr>
          <w:t>ve</w:t>
        </w:r>
      </w:ins>
      <w:r>
        <w:t xml:space="preserve"> vapour </w:t>
      </w:r>
      <w:del w:id="234" w:author="felipe" w:date="2026-08-31T18:35:36Z">
        <w:r>
          <w:rPr>
            <w:rFonts w:hint="default"/>
            <w:lang w:val="en-US"/>
          </w:rPr>
          <w:delText>flux</w:delText>
        </w:r>
      </w:del>
      <w:ins w:id="235" w:author="felipe" w:date="2026-08-31T18:35:36Z">
        <w:r>
          <w:rPr>
            <w:rFonts w:hint="default"/>
            <w:lang w:val="es"/>
          </w:rPr>
          <w:t>tend</w:t>
        </w:r>
      </w:ins>
      <w:ins w:id="236" w:author="felipe" w:date="2026-08-31T18:35:37Z">
        <w:r>
          <w:rPr>
            <w:rFonts w:hint="default"/>
            <w:lang w:val="es"/>
          </w:rPr>
          <w:t>ency</w:t>
        </w:r>
      </w:ins>
      <w:r>
        <w:t xml:space="preserve"> (</w:t>
      </w:r>
      <w:ins w:id="237" w:author="felipe" w:date="2026-08-31T18:35:15Z">
        <w:r>
          <w:rPr/>
          <w:t>∂</w:t>
        </w:r>
      </w:ins>
      <w:del w:id="238" w:author="felipe" w:date="2026-08-31T18:35:15Z">
        <w:r>
          <w:rPr/>
          <w:delText>Δ</w:delText>
        </w:r>
      </w:del>
      <w:r>
        <w:t>q/</w:t>
      </w:r>
      <w:ins w:id="239" w:author="felipe" w:date="2026-08-31T18:35:16Z">
        <w:r>
          <w:rPr/>
          <w:t>∂</w:t>
        </w:r>
      </w:ins>
      <w:del w:id="240" w:author="felipe" w:date="2026-08-31T18:35:16Z">
        <w:r>
          <w:rPr/>
          <w:delText>Δ</w:delText>
        </w:r>
      </w:del>
      <w:r>
        <w:t>t ≈ −0.25 g kg⁻¹ h⁻¹) (Lobos-Roco et al., 2024). This contrast shows that ∂θ/∂z</w:t>
      </w:r>
      <w:ins w:id="241" w:author="felipe" w:date="2026-08-31T18:36:21Z">
        <w:r>
          <w:rPr>
            <w:rFonts w:hint="default"/>
            <w:lang w:val="es"/>
          </w:rPr>
          <w:t xml:space="preserve"> </w:t>
        </w:r>
      </w:ins>
      <w:del w:id="242" w:author="felipe" w:date="2026-08-31T18:38:08Z">
        <w:r>
          <w:rPr>
            <w:rFonts w:hint="default"/>
            <w:lang w:val="en-US"/>
          </w:rPr>
          <w:delText xml:space="preserve"> </w:delText>
        </w:r>
      </w:del>
      <w:ins w:id="243" w:author="felipe" w:date="2026-08-31T18:38:08Z">
        <w:r>
          <w:rPr>
            <w:rFonts w:hint="default"/>
            <w:lang w:val="es"/>
          </w:rPr>
          <w:t>is</w:t>
        </w:r>
      </w:ins>
      <w:ins w:id="244" w:author="felipe" w:date="2026-08-31T18:36:28Z">
        <w:r>
          <w:rPr>
            <w:rFonts w:hint="default"/>
            <w:lang w:val="es"/>
          </w:rPr>
          <w:t xml:space="preserve"> </w:t>
        </w:r>
      </w:ins>
      <w:del w:id="245" w:author="felipe" w:date="2026-08-31T18:36:31Z">
        <w:r>
          <w:rPr>
            <w:rFonts w:hint="default"/>
            <w:lang w:val="en-US"/>
          </w:rPr>
          <w:delText>is a</w:delText>
        </w:r>
      </w:del>
      <w:ins w:id="246" w:author="felipe" w:date="2026-08-31T18:36:31Z">
        <w:r>
          <w:rPr>
            <w:rFonts w:hint="default"/>
            <w:lang w:val="es"/>
          </w:rPr>
          <w:t>a</w:t>
        </w:r>
      </w:ins>
      <w:r>
        <w:t xml:space="preserve"> </w:t>
      </w:r>
      <w:del w:id="247" w:author="felipe" w:date="2026-08-31T18:35:54Z">
        <w:r>
          <w:rPr>
            <w:rFonts w:hint="default"/>
            <w:lang w:val="en-US"/>
          </w:rPr>
          <w:delText>robust</w:delText>
        </w:r>
      </w:del>
      <w:ins w:id="248" w:author="felipe" w:date="2026-08-31T18:35:54Z">
        <w:r>
          <w:rPr>
            <w:rFonts w:hint="default"/>
            <w:lang w:val="es"/>
          </w:rPr>
          <w:t>reli</w:t>
        </w:r>
      </w:ins>
      <w:ins w:id="249" w:author="felipe" w:date="2026-08-31T18:35:55Z">
        <w:r>
          <w:rPr>
            <w:rFonts w:hint="default"/>
            <w:lang w:val="es"/>
          </w:rPr>
          <w:t>able va</w:t>
        </w:r>
      </w:ins>
      <w:ins w:id="250" w:author="felipe" w:date="2026-08-31T18:35:56Z">
        <w:r>
          <w:rPr>
            <w:rFonts w:hint="default"/>
            <w:lang w:val="es"/>
          </w:rPr>
          <w:t>riable t</w:t>
        </w:r>
      </w:ins>
      <w:ins w:id="251" w:author="felipe" w:date="2026-08-31T18:35:57Z">
        <w:r>
          <w:rPr>
            <w:rFonts w:hint="default"/>
            <w:lang w:val="es"/>
          </w:rPr>
          <w:t>o</w:t>
        </w:r>
      </w:ins>
      <w:r>
        <w:t xml:space="preserve"> </w:t>
      </w:r>
      <w:del w:id="252" w:author="felipe" w:date="2026-08-31T18:36:01Z">
        <w:r>
          <w:rPr>
            <w:rFonts w:hint="default"/>
            <w:lang w:val="en-US"/>
          </w:rPr>
          <w:delText>discriminator</w:delText>
        </w:r>
      </w:del>
      <w:ins w:id="253" w:author="felipe" w:date="2026-08-31T18:36:01Z">
        <w:r>
          <w:rPr>
            <w:rFonts w:hint="default"/>
            <w:lang w:val="es"/>
          </w:rPr>
          <w:t>disti</w:t>
        </w:r>
      </w:ins>
      <w:ins w:id="254" w:author="felipe" w:date="2026-08-31T18:36:02Z">
        <w:r>
          <w:rPr>
            <w:rFonts w:hint="default"/>
            <w:lang w:val="es"/>
          </w:rPr>
          <w:t>ng</w:t>
        </w:r>
      </w:ins>
      <w:ins w:id="255" w:author="felipe" w:date="2026-08-31T18:36:10Z">
        <w:r>
          <w:rPr>
            <w:rFonts w:hint="default"/>
            <w:lang w:val="es"/>
          </w:rPr>
          <w:t>u</w:t>
        </w:r>
      </w:ins>
      <w:ins w:id="256" w:author="felipe" w:date="2026-08-31T18:36:11Z">
        <w:r>
          <w:rPr>
            <w:rFonts w:hint="default"/>
            <w:lang w:val="es"/>
          </w:rPr>
          <w:t>i</w:t>
        </w:r>
      </w:ins>
      <w:ins w:id="257" w:author="felipe" w:date="2026-08-31T18:36:13Z">
        <w:r>
          <w:rPr>
            <w:rFonts w:hint="default"/>
            <w:lang w:val="es"/>
          </w:rPr>
          <w:t>sh</w:t>
        </w:r>
      </w:ins>
      <w:r>
        <w:t xml:space="preserve"> between fog and dew, unlike the moisture gradient, which is limited by MBL humidity homogeneity (Lobos-Roco et al., 2024).</w:t>
      </w:r>
      <w:ins w:id="258" w:author="felipe" w:date="2026-08-31T18:39:04Z">
        <w:r>
          <w:rPr>
            <w:rFonts w:hint="default"/>
            <w:lang w:val="es"/>
          </w:rPr>
          <w:t xml:space="preserve"> </w:t>
        </w:r>
      </w:ins>
      <w:ins w:id="259" w:author="felipe" w:date="2026-08-31T18:39:21Z">
        <w:r>
          <w:rPr>
            <w:rFonts w:hint="default"/>
            <w:lang w:val="es"/>
          </w:rPr>
          <w:t>Contr</w:t>
        </w:r>
      </w:ins>
      <w:ins w:id="260" w:author="felipe" w:date="2026-08-31T18:39:22Z">
        <w:r>
          <w:rPr>
            <w:rFonts w:hint="default"/>
            <w:lang w:val="es"/>
          </w:rPr>
          <w:t>ary</w:t>
        </w:r>
      </w:ins>
      <w:ins w:id="261" w:author="felipe" w:date="2026-08-31T18:39:13Z">
        <w:r>
          <w:rPr>
            <w:rFonts w:hint="default"/>
            <w:lang w:val="es"/>
          </w:rPr>
          <w:t>,</w:t>
        </w:r>
      </w:ins>
      <w:ins w:id="262" w:author="felipe" w:date="2026-08-31T18:39:25Z">
        <w:r>
          <w:rPr>
            <w:rFonts w:hint="default"/>
            <w:lang w:val="es"/>
          </w:rPr>
          <w:t xml:space="preserve"> since d</w:t>
        </w:r>
      </w:ins>
      <w:ins w:id="263" w:author="felipe" w:date="2026-08-31T18:39:26Z">
        <w:r>
          <w:rPr>
            <w:rFonts w:hint="default"/>
            <w:lang w:val="es"/>
          </w:rPr>
          <w:t>ew</w:t>
        </w:r>
      </w:ins>
      <w:ins w:id="264" w:author="felipe" w:date="2026-08-31T18:39:28Z">
        <w:r>
          <w:rPr>
            <w:rFonts w:hint="default"/>
            <w:lang w:val="es"/>
          </w:rPr>
          <w:t xml:space="preserve"> f</w:t>
        </w:r>
      </w:ins>
      <w:ins w:id="265" w:author="felipe" w:date="2026-08-31T18:39:29Z">
        <w:r>
          <w:rPr>
            <w:rFonts w:hint="default"/>
            <w:lang w:val="es"/>
          </w:rPr>
          <w:t>romatio</w:t>
        </w:r>
      </w:ins>
      <w:ins w:id="266" w:author="felipe" w:date="2026-08-31T18:39:30Z">
        <w:r>
          <w:rPr>
            <w:rFonts w:hint="default"/>
            <w:lang w:val="es"/>
          </w:rPr>
          <w:t xml:space="preserve">n </w:t>
        </w:r>
      </w:ins>
      <w:ins w:id="267" w:author="felipe" w:date="2026-08-31T18:39:37Z">
        <w:r>
          <w:rPr>
            <w:rFonts w:hint="default"/>
            <w:lang w:val="es"/>
          </w:rPr>
          <w:t>re</w:t>
        </w:r>
      </w:ins>
      <w:ins w:id="268" w:author="felipe" w:date="2026-08-31T18:39:38Z">
        <w:r>
          <w:rPr>
            <w:rFonts w:hint="default"/>
            <w:lang w:val="es"/>
          </w:rPr>
          <w:t>duce</w:t>
        </w:r>
      </w:ins>
      <w:ins w:id="269" w:author="felipe" w:date="2026-08-31T18:42:18Z">
        <w:r>
          <w:rPr>
            <w:rFonts w:hint="default"/>
            <w:lang w:val="es"/>
          </w:rPr>
          <w:t>s</w:t>
        </w:r>
      </w:ins>
      <w:ins w:id="270" w:author="felipe" w:date="2026-08-31T18:39:38Z">
        <w:r>
          <w:rPr>
            <w:rFonts w:hint="default"/>
            <w:lang w:val="es"/>
          </w:rPr>
          <w:t xml:space="preserve"> t</w:t>
        </w:r>
      </w:ins>
      <w:ins w:id="271" w:author="felipe" w:date="2026-08-31T18:39:39Z">
        <w:r>
          <w:rPr>
            <w:rFonts w:hint="default"/>
            <w:lang w:val="es"/>
          </w:rPr>
          <w:t>he</w:t>
        </w:r>
      </w:ins>
      <w:ins w:id="272" w:author="felipe" w:date="2026-08-31T18:42:23Z">
        <w:r>
          <w:rPr>
            <w:rFonts w:hint="default"/>
            <w:lang w:val="es"/>
          </w:rPr>
          <w:t xml:space="preserve"> </w:t>
        </w:r>
      </w:ins>
      <w:ins w:id="273" w:author="felipe" w:date="2026-08-31T18:42:26Z">
        <w:r>
          <w:rPr>
            <w:rFonts w:hint="default"/>
            <w:lang w:val="es"/>
          </w:rPr>
          <w:t>air</w:t>
        </w:r>
      </w:ins>
      <w:ins w:id="274" w:author="felipe" w:date="2026-08-31T18:42:30Z">
        <w:r>
          <w:rPr>
            <w:rFonts w:hint="default"/>
            <w:lang w:val="es"/>
          </w:rPr>
          <w:t xml:space="preserve"> humid</w:t>
        </w:r>
      </w:ins>
      <w:ins w:id="275" w:author="felipe" w:date="2026-08-31T18:42:31Z">
        <w:r>
          <w:rPr>
            <w:rFonts w:hint="default"/>
            <w:lang w:val="es"/>
          </w:rPr>
          <w:t>ity b</w:t>
        </w:r>
      </w:ins>
      <w:ins w:id="276" w:author="felipe" w:date="2026-08-31T18:42:32Z">
        <w:r>
          <w:rPr>
            <w:rFonts w:hint="default"/>
            <w:lang w:val="es"/>
          </w:rPr>
          <w:t>y tra</w:t>
        </w:r>
      </w:ins>
      <w:ins w:id="277" w:author="felipe" w:date="2026-08-31T18:42:33Z">
        <w:r>
          <w:rPr>
            <w:rFonts w:hint="default"/>
            <w:lang w:val="es"/>
          </w:rPr>
          <w:t>nsferi</w:t>
        </w:r>
      </w:ins>
      <w:ins w:id="278" w:author="felipe" w:date="2026-08-31T18:42:34Z">
        <w:r>
          <w:rPr>
            <w:rFonts w:hint="default"/>
            <w:lang w:val="es"/>
          </w:rPr>
          <w:t>ng it t</w:t>
        </w:r>
      </w:ins>
      <w:ins w:id="279" w:author="felipe" w:date="2026-08-31T18:42:35Z">
        <w:r>
          <w:rPr>
            <w:rFonts w:hint="default"/>
            <w:lang w:val="es"/>
          </w:rPr>
          <w:t>o the su</w:t>
        </w:r>
      </w:ins>
      <w:ins w:id="280" w:author="felipe" w:date="2026-08-31T18:42:36Z">
        <w:r>
          <w:rPr>
            <w:rFonts w:hint="default"/>
            <w:lang w:val="es"/>
          </w:rPr>
          <w:t>rface</w:t>
        </w:r>
      </w:ins>
      <w:ins w:id="281" w:author="felipe" w:date="2026-08-31T18:42:37Z">
        <w:r>
          <w:rPr>
            <w:rFonts w:hint="default"/>
            <w:lang w:val="es"/>
          </w:rPr>
          <w:t>, t</w:t>
        </w:r>
      </w:ins>
      <w:ins w:id="282" w:author="felipe" w:date="2026-08-31T18:42:38Z">
        <w:r>
          <w:rPr>
            <w:rFonts w:hint="default"/>
            <w:lang w:val="es"/>
          </w:rPr>
          <w:t xml:space="preserve">he </w:t>
        </w:r>
      </w:ins>
      <w:ins w:id="283" w:author="felipe" w:date="2026-08-31T18:42:46Z">
        <w:r>
          <w:rPr/>
          <w:t>∂q/∂t</w:t>
        </w:r>
      </w:ins>
      <w:ins w:id="284" w:author="felipe" w:date="2026-08-31T18:42:53Z">
        <w:r>
          <w:rPr>
            <w:rFonts w:hint="default"/>
            <w:lang w:val="es"/>
          </w:rPr>
          <w:t xml:space="preserve"> also</w:t>
        </w:r>
      </w:ins>
      <w:ins w:id="285" w:author="felipe" w:date="2026-08-31T18:42:54Z">
        <w:r>
          <w:rPr>
            <w:rFonts w:hint="default"/>
            <w:lang w:val="es"/>
          </w:rPr>
          <w:t xml:space="preserve"> m</w:t>
        </w:r>
      </w:ins>
      <w:ins w:id="286" w:author="felipe" w:date="2026-08-31T18:42:55Z">
        <w:r>
          <w:rPr>
            <w:rFonts w:hint="default"/>
            <w:lang w:val="es"/>
          </w:rPr>
          <w:t>ight pl</w:t>
        </w:r>
      </w:ins>
      <w:ins w:id="287" w:author="felipe" w:date="2026-08-31T18:42:56Z">
        <w:r>
          <w:rPr>
            <w:rFonts w:hint="default"/>
            <w:lang w:val="es"/>
          </w:rPr>
          <w:t>ay</w:t>
        </w:r>
      </w:ins>
      <w:ins w:id="288" w:author="felipe" w:date="2026-08-31T18:42:57Z">
        <w:r>
          <w:rPr>
            <w:rFonts w:hint="default"/>
            <w:lang w:val="es"/>
          </w:rPr>
          <w:t xml:space="preserve"> a </w:t>
        </w:r>
      </w:ins>
      <w:ins w:id="289" w:author="felipe" w:date="2026-08-31T18:42:58Z">
        <w:r>
          <w:rPr>
            <w:rFonts w:hint="default"/>
            <w:lang w:val="es"/>
          </w:rPr>
          <w:t>role in</w:t>
        </w:r>
      </w:ins>
      <w:ins w:id="290" w:author="felipe" w:date="2026-08-31T18:42:59Z">
        <w:r>
          <w:rPr>
            <w:rFonts w:hint="default"/>
            <w:lang w:val="es"/>
          </w:rPr>
          <w:t xml:space="preserve"> dist</w:t>
        </w:r>
      </w:ins>
      <w:ins w:id="291" w:author="felipe" w:date="2026-08-31T18:43:00Z">
        <w:r>
          <w:rPr>
            <w:rFonts w:hint="default"/>
            <w:lang w:val="es"/>
          </w:rPr>
          <w:t>ingui</w:t>
        </w:r>
      </w:ins>
      <w:ins w:id="292" w:author="felipe" w:date="2026-08-31T18:43:01Z">
        <w:r>
          <w:rPr>
            <w:rFonts w:hint="default"/>
            <w:lang w:val="es"/>
          </w:rPr>
          <w:t>sh de</w:t>
        </w:r>
      </w:ins>
      <w:ins w:id="293" w:author="felipe" w:date="2026-08-31T18:43:02Z">
        <w:r>
          <w:rPr>
            <w:rFonts w:hint="default"/>
            <w:lang w:val="es"/>
          </w:rPr>
          <w:t>w</w:t>
        </w:r>
      </w:ins>
      <w:ins w:id="294" w:author="felipe" w:date="2026-08-31T18:43:03Z">
        <w:r>
          <w:rPr>
            <w:rFonts w:hint="default"/>
            <w:lang w:val="es"/>
          </w:rPr>
          <w:t xml:space="preserve"> from</w:t>
        </w:r>
      </w:ins>
      <w:ins w:id="295" w:author="felipe" w:date="2026-08-31T18:43:06Z">
        <w:r>
          <w:rPr>
            <w:rFonts w:hint="default"/>
            <w:lang w:val="es"/>
          </w:rPr>
          <w:t xml:space="preserve"> fog</w:t>
        </w:r>
      </w:ins>
      <w:ins w:id="296" w:author="felipe" w:date="2026-08-31T18:43:08Z">
        <w:r>
          <w:rPr>
            <w:rFonts w:hint="default"/>
            <w:lang w:val="es"/>
          </w:rPr>
          <w:t>.</w:t>
        </w:r>
      </w:ins>
      <w:ins w:id="297" w:author="felipe" w:date="2026-08-31T18:39:40Z">
        <w:r>
          <w:rPr>
            <w:rFonts w:hint="default"/>
            <w:lang w:val="es"/>
          </w:rPr>
          <w:t xml:space="preserve"> </w:t>
        </w:r>
      </w:ins>
      <w:ins w:id="298" w:author="felipe" w:date="2026-08-31T18:39:13Z">
        <w:r>
          <w:rPr>
            <w:rFonts w:hint="default"/>
            <w:lang w:val="es"/>
          </w:rPr>
          <w:t xml:space="preserve"> </w:t>
        </w:r>
      </w:ins>
      <w:del w:id="299" w:author="felipe" w:date="2026-08-31T18:39:03Z">
        <w:r>
          <w:rPr/>
          <w:delText xml:space="preserve"> Existing indicators (visibility, satellite low clouds) validate fog versus non-fog but not fog’s overlap with dew (Keim-Vera et al., 2024; Río et al., 2021), a gap this study addresses</w:delText>
        </w:r>
      </w:del>
      <w:del w:id="300" w:author="felipe" w:date="2026-08-31T18:39:02Z">
        <w:r>
          <w:rPr/>
          <w:delText>.</w:delText>
        </w:r>
      </w:del>
    </w:p>
    <w:p>
      <w:pPr>
        <w:pStyle w:val="3"/>
        <w:jc w:val="both"/>
      </w:pPr>
      <w:del w:id="301" w:author="felipe" w:date="2026-08-31T18:45:29Z">
        <w:r>
          <w:rPr>
            <w:rFonts w:hint="default"/>
            <w:lang w:val="en-US"/>
          </w:rPr>
          <w:delText>To measure fog and dew,</w:delText>
        </w:r>
      </w:del>
      <w:ins w:id="302" w:author="felipe" w:date="2026-08-31T18:45:29Z">
        <w:r>
          <w:rPr>
            <w:rFonts w:hint="default"/>
            <w:lang w:val="es"/>
          </w:rPr>
          <w:t xml:space="preserve">Fog and </w:t>
        </w:r>
      </w:ins>
      <w:ins w:id="303" w:author="felipe" w:date="2026-08-31T18:45:30Z">
        <w:r>
          <w:rPr>
            <w:rFonts w:hint="default"/>
            <w:lang w:val="es"/>
          </w:rPr>
          <w:t>dew can</w:t>
        </w:r>
      </w:ins>
      <w:ins w:id="304" w:author="felipe" w:date="2026-08-31T18:45:31Z">
        <w:r>
          <w:rPr>
            <w:rFonts w:hint="default"/>
            <w:lang w:val="es"/>
          </w:rPr>
          <w:t xml:space="preserve"> be </w:t>
        </w:r>
      </w:ins>
      <w:ins w:id="305" w:author="felipe" w:date="2026-08-31T18:45:39Z">
        <w:r>
          <w:rPr>
            <w:rFonts w:hint="default"/>
            <w:lang w:val="es"/>
          </w:rPr>
          <w:t>quan</w:t>
        </w:r>
      </w:ins>
      <w:ins w:id="306" w:author="felipe" w:date="2026-08-31T18:45:40Z">
        <w:r>
          <w:rPr>
            <w:rFonts w:hint="default"/>
            <w:lang w:val="es"/>
          </w:rPr>
          <w:t>tif</w:t>
        </w:r>
      </w:ins>
      <w:ins w:id="307" w:author="felipe" w:date="2026-08-31T18:45:42Z">
        <w:r>
          <w:rPr>
            <w:rFonts w:hint="default"/>
            <w:lang w:val="es"/>
          </w:rPr>
          <w:t>ied</w:t>
        </w:r>
      </w:ins>
      <w:ins w:id="308" w:author="felipe" w:date="2026-08-31T18:45:44Z">
        <w:r>
          <w:rPr>
            <w:rFonts w:hint="default"/>
            <w:lang w:val="es"/>
          </w:rPr>
          <w:t xml:space="preserve"> by me</w:t>
        </w:r>
      </w:ins>
      <w:ins w:id="309" w:author="felipe" w:date="2026-08-31T18:45:45Z">
        <w:r>
          <w:rPr>
            <w:rFonts w:hint="default"/>
            <w:lang w:val="es"/>
          </w:rPr>
          <w:t>asuring t</w:t>
        </w:r>
      </w:ins>
      <w:ins w:id="310" w:author="felipe" w:date="2026-08-31T18:45:46Z">
        <w:r>
          <w:rPr>
            <w:rFonts w:hint="default"/>
            <w:lang w:val="es"/>
          </w:rPr>
          <w:t>heir res</w:t>
        </w:r>
      </w:ins>
      <w:ins w:id="311" w:author="felipe" w:date="2026-08-31T18:45:47Z">
        <w:r>
          <w:rPr>
            <w:rFonts w:hint="default"/>
            <w:lang w:val="es"/>
          </w:rPr>
          <w:t>pective</w:t>
        </w:r>
      </w:ins>
      <w:ins w:id="312" w:author="felipe" w:date="2026-08-31T18:45:48Z">
        <w:r>
          <w:rPr>
            <w:rFonts w:hint="default"/>
            <w:lang w:val="es"/>
          </w:rPr>
          <w:t xml:space="preserve"> co</w:t>
        </w:r>
      </w:ins>
      <w:ins w:id="313" w:author="felipe" w:date="2026-08-31T18:45:49Z">
        <w:r>
          <w:rPr>
            <w:rFonts w:hint="default"/>
            <w:lang w:val="es"/>
          </w:rPr>
          <w:t>llectio</w:t>
        </w:r>
      </w:ins>
      <w:ins w:id="314" w:author="felipe" w:date="2026-08-31T18:45:50Z">
        <w:r>
          <w:rPr>
            <w:rFonts w:hint="default"/>
            <w:lang w:val="es"/>
          </w:rPr>
          <w:t>n rates</w:t>
        </w:r>
      </w:ins>
      <w:ins w:id="315" w:author="felipe" w:date="2026-08-31T18:45:52Z">
        <w:r>
          <w:rPr>
            <w:rFonts w:hint="default"/>
            <w:lang w:val="es"/>
          </w:rPr>
          <w:t>.</w:t>
        </w:r>
      </w:ins>
      <w:ins w:id="316" w:author="felipe" w:date="2026-08-31T18:45:53Z">
        <w:r>
          <w:rPr>
            <w:rFonts w:hint="default"/>
            <w:lang w:val="es"/>
          </w:rPr>
          <w:t xml:space="preserve"> </w:t>
        </w:r>
      </w:ins>
      <w:ins w:id="317" w:author="felipe" w:date="2026-08-31T18:45:58Z">
        <w:r>
          <w:rPr>
            <w:rFonts w:hint="default"/>
            <w:lang w:val="es"/>
          </w:rPr>
          <w:t xml:space="preserve">For </w:t>
        </w:r>
      </w:ins>
      <w:ins w:id="318" w:author="felipe" w:date="2026-08-31T18:47:34Z">
        <w:r>
          <w:rPr>
            <w:rFonts w:hint="default"/>
            <w:lang w:val="es"/>
          </w:rPr>
          <w:t xml:space="preserve">that </w:t>
        </w:r>
      </w:ins>
      <w:ins w:id="319" w:author="felipe" w:date="2026-08-31T18:47:35Z">
        <w:r>
          <w:rPr>
            <w:rFonts w:hint="default"/>
            <w:lang w:val="es"/>
          </w:rPr>
          <w:t>porp</w:t>
        </w:r>
      </w:ins>
      <w:ins w:id="320" w:author="felipe" w:date="2026-08-31T18:47:36Z">
        <w:r>
          <w:rPr>
            <w:rFonts w:hint="default"/>
            <w:lang w:val="es"/>
          </w:rPr>
          <w:t>use</w:t>
        </w:r>
      </w:ins>
      <w:ins w:id="321" w:author="felipe" w:date="2026-08-31T18:46:01Z">
        <w:r>
          <w:rPr>
            <w:rFonts w:hint="default"/>
            <w:lang w:val="es"/>
          </w:rPr>
          <w:t>,</w:t>
        </w:r>
      </w:ins>
      <w:r>
        <w:t xml:space="preserve"> standardised passive collectors have been developed</w:t>
      </w:r>
      <w:ins w:id="322" w:author="felipe" w:date="2026-08-31T18:47:45Z">
        <w:r>
          <w:rPr>
            <w:rFonts w:hint="default"/>
            <w:lang w:val="es"/>
          </w:rPr>
          <w:t>.</w:t>
        </w:r>
      </w:ins>
      <w:del w:id="323" w:author="felipe" w:date="2026-08-31T18:47:46Z">
        <w:r>
          <w:rPr/>
          <w:delText>:</w:delText>
        </w:r>
      </w:del>
      <w:r>
        <w:t xml:space="preserve"> </w:t>
      </w:r>
      <w:ins w:id="324" w:author="felipe" w:date="2026-08-31T18:48:15Z">
        <w:r>
          <w:rPr>
            <w:rFonts w:hint="default"/>
            <w:lang w:val="es"/>
          </w:rPr>
          <w:t>On</w:t>
        </w:r>
      </w:ins>
      <w:ins w:id="325" w:author="felipe" w:date="2026-08-31T18:48:16Z">
        <w:r>
          <w:rPr>
            <w:rFonts w:hint="default"/>
            <w:lang w:val="es"/>
          </w:rPr>
          <w:t xml:space="preserve"> the </w:t>
        </w:r>
      </w:ins>
      <w:ins w:id="326" w:author="felipe" w:date="2026-08-31T18:48:17Z">
        <w:r>
          <w:rPr>
            <w:rFonts w:hint="default"/>
            <w:lang w:val="es"/>
          </w:rPr>
          <w:t>one hand</w:t>
        </w:r>
      </w:ins>
      <w:ins w:id="327" w:author="felipe" w:date="2026-08-31T18:48:20Z">
        <w:r>
          <w:rPr>
            <w:rFonts w:hint="default"/>
            <w:lang w:val="es"/>
          </w:rPr>
          <w:t xml:space="preserve">, </w:t>
        </w:r>
      </w:ins>
      <w:ins w:id="328" w:author="felipe" w:date="2026-08-31T18:48:21Z">
        <w:r>
          <w:rPr>
            <w:rFonts w:hint="default"/>
            <w:lang w:val="es"/>
          </w:rPr>
          <w:t>t</w:t>
        </w:r>
      </w:ins>
      <w:del w:id="329" w:author="felipe" w:date="2026-08-31T18:47:47Z">
        <w:r>
          <w:rPr/>
          <w:delText>t</w:delText>
        </w:r>
      </w:del>
      <w:r>
        <w:t xml:space="preserve">he Standard Fog Collector (SFC), </w:t>
      </w:r>
      <w:del w:id="330" w:author="felipe" w:date="2026-08-31T18:47:58Z">
        <w:r>
          <w:rPr>
            <w:rFonts w:hint="default"/>
            <w:lang w:val="en-US"/>
          </w:rPr>
          <w:delText>which collects fog through a</w:delText>
        </w:r>
      </w:del>
      <w:ins w:id="331" w:author="felipe" w:date="2026-08-31T18:47:58Z">
        <w:r>
          <w:rPr>
            <w:rFonts w:hint="default"/>
            <w:lang w:val="es"/>
          </w:rPr>
          <w:t>coll</w:t>
        </w:r>
      </w:ins>
      <w:ins w:id="332" w:author="felipe" w:date="2026-08-31T18:47:59Z">
        <w:r>
          <w:rPr>
            <w:rFonts w:hint="default"/>
            <w:lang w:val="es"/>
          </w:rPr>
          <w:t>ects fo</w:t>
        </w:r>
      </w:ins>
      <w:ins w:id="333" w:author="felipe" w:date="2026-08-31T18:48:00Z">
        <w:r>
          <w:rPr>
            <w:rFonts w:hint="default"/>
            <w:lang w:val="es"/>
          </w:rPr>
          <w:t>g dro</w:t>
        </w:r>
      </w:ins>
      <w:ins w:id="334" w:author="felipe" w:date="2026-08-31T18:48:01Z">
        <w:r>
          <w:rPr>
            <w:rFonts w:hint="default"/>
            <w:lang w:val="es"/>
          </w:rPr>
          <w:t>plets</w:t>
        </w:r>
      </w:ins>
      <w:ins w:id="335" w:author="felipe" w:date="2026-08-31T18:48:05Z">
        <w:r>
          <w:rPr>
            <w:rFonts w:hint="default"/>
            <w:lang w:val="es"/>
          </w:rPr>
          <w:t xml:space="preserve"> over </w:t>
        </w:r>
      </w:ins>
      <w:ins w:id="336" w:author="felipe" w:date="2026-08-31T18:48:06Z">
        <w:r>
          <w:rPr>
            <w:rFonts w:hint="default"/>
            <w:lang w:val="es"/>
          </w:rPr>
          <w:t>a</w:t>
        </w:r>
      </w:ins>
      <w:r>
        <w:t xml:space="preserve"> 1 m² polypropylene mesh (Schemenauer &amp; Cereceda, 1994)</w:t>
      </w:r>
      <w:ins w:id="337" w:author="felipe" w:date="2026-08-31T18:48:32Z">
        <w:r>
          <w:rPr>
            <w:rFonts w:hint="default"/>
            <w:lang w:val="es"/>
          </w:rPr>
          <w:t xml:space="preserve">. </w:t>
        </w:r>
      </w:ins>
      <w:ins w:id="338" w:author="felipe" w:date="2026-08-31T18:48:35Z">
        <w:r>
          <w:rPr>
            <w:rFonts w:hint="default"/>
            <w:lang w:val="es"/>
          </w:rPr>
          <w:t xml:space="preserve">In the </w:t>
        </w:r>
      </w:ins>
      <w:ins w:id="339" w:author="felipe" w:date="2026-08-31T18:48:36Z">
        <w:r>
          <w:rPr>
            <w:rFonts w:hint="default"/>
            <w:lang w:val="es"/>
          </w:rPr>
          <w:t>Atacam</w:t>
        </w:r>
      </w:ins>
      <w:ins w:id="340" w:author="felipe" w:date="2026-08-31T18:48:37Z">
        <w:r>
          <w:rPr>
            <w:rFonts w:hint="default"/>
            <w:lang w:val="es"/>
          </w:rPr>
          <w:t xml:space="preserve">a, </w:t>
        </w:r>
      </w:ins>
      <w:ins w:id="341" w:author="felipe" w:date="2026-08-31T18:48:38Z">
        <w:r>
          <w:rPr>
            <w:rFonts w:hint="default"/>
            <w:lang w:val="es"/>
          </w:rPr>
          <w:t>fo</w:t>
        </w:r>
      </w:ins>
      <w:ins w:id="342" w:author="felipe" w:date="2026-08-31T18:48:39Z">
        <w:r>
          <w:rPr>
            <w:rFonts w:hint="default"/>
            <w:lang w:val="es"/>
          </w:rPr>
          <w:t>g</w:t>
        </w:r>
      </w:ins>
      <w:ins w:id="343" w:author="felipe" w:date="2026-08-31T18:48:41Z">
        <w:r>
          <w:rPr>
            <w:rFonts w:hint="default"/>
            <w:lang w:val="es"/>
          </w:rPr>
          <w:t xml:space="preserve"> colle</w:t>
        </w:r>
      </w:ins>
      <w:ins w:id="344" w:author="felipe" w:date="2026-08-31T18:48:42Z">
        <w:r>
          <w:rPr>
            <w:rFonts w:hint="default"/>
            <w:lang w:val="es"/>
          </w:rPr>
          <w:t>cts rate</w:t>
        </w:r>
      </w:ins>
      <w:ins w:id="345" w:author="felipe" w:date="2026-08-31T18:48:43Z">
        <w:r>
          <w:rPr>
            <w:rFonts w:hint="default"/>
            <w:lang w:val="es"/>
          </w:rPr>
          <w:t xml:space="preserve">s from </w:t>
        </w:r>
      </w:ins>
      <w:ins w:id="346" w:author="felipe" w:date="2026-08-31T18:48:49Z">
        <w:r>
          <w:rPr>
            <w:rFonts w:hint="default"/>
            <w:lang w:val="es"/>
          </w:rPr>
          <w:t>1</w:t>
        </w:r>
      </w:ins>
      <w:ins w:id="347" w:author="felipe" w:date="2026-08-31T18:48:50Z">
        <w:r>
          <w:rPr>
            <w:rFonts w:hint="default"/>
            <w:lang w:val="es"/>
          </w:rPr>
          <w:t xml:space="preserve"> to </w:t>
        </w:r>
      </w:ins>
      <w:ins w:id="348" w:author="felipe" w:date="2026-08-31T18:48:52Z">
        <w:r>
          <w:rPr>
            <w:rFonts w:hint="default"/>
            <w:lang w:val="es"/>
          </w:rPr>
          <w:t xml:space="preserve">7 L </w:t>
        </w:r>
      </w:ins>
      <w:ins w:id="349" w:author="felipe" w:date="2026-08-31T18:48:53Z">
        <w:r>
          <w:rPr>
            <w:rFonts w:hint="default"/>
            <w:lang w:val="es"/>
          </w:rPr>
          <w:t>m</w:t>
        </w:r>
      </w:ins>
      <w:ins w:id="350" w:author="felipe" w:date="2026-08-31T18:48:54Z">
        <w:r>
          <w:rPr>
            <w:rFonts w:hint="default"/>
            <w:vertAlign w:val="superscript"/>
            <w:lang w:val="es"/>
            <w:rPrChange w:id="351" w:author="felipe" w:date="2026-08-31T18:49:15Z">
              <w:rPr>
                <w:rFonts w:hint="default"/>
                <w:lang w:val="es"/>
              </w:rPr>
            </w:rPrChange>
          </w:rPr>
          <w:t>-2</w:t>
        </w:r>
      </w:ins>
      <w:ins w:id="353" w:author="felipe" w:date="2026-08-31T18:48:55Z">
        <w:r>
          <w:rPr>
            <w:rFonts w:hint="default"/>
            <w:lang w:val="es"/>
          </w:rPr>
          <w:t xml:space="preserve"> day</w:t>
        </w:r>
      </w:ins>
      <w:ins w:id="354" w:author="felipe" w:date="2026-08-31T18:48:56Z">
        <w:r>
          <w:rPr>
            <w:rFonts w:hint="default"/>
            <w:vertAlign w:val="superscript"/>
            <w:lang w:val="es"/>
            <w:rPrChange w:id="355" w:author="felipe" w:date="2026-08-31T18:49:11Z">
              <w:rPr>
                <w:rFonts w:hint="default"/>
                <w:lang w:val="es"/>
              </w:rPr>
            </w:rPrChange>
          </w:rPr>
          <w:t>-1</w:t>
        </w:r>
      </w:ins>
      <w:ins w:id="357" w:author="felipe" w:date="2026-08-31T18:49:06Z">
        <w:r>
          <w:rPr>
            <w:rFonts w:hint="default"/>
            <w:lang w:val="es"/>
          </w:rPr>
          <w:t>.</w:t>
        </w:r>
      </w:ins>
      <w:del w:id="358" w:author="felipe" w:date="2026-08-31T18:48:32Z">
        <w:r>
          <w:rPr/>
          <w:delText>,</w:delText>
        </w:r>
      </w:del>
      <w:r>
        <w:t xml:space="preserve"> </w:t>
      </w:r>
      <w:ins w:id="359" w:author="felipe" w:date="2026-08-31T18:49:19Z">
        <w:r>
          <w:rPr>
            <w:rFonts w:hint="default"/>
            <w:lang w:val="es"/>
          </w:rPr>
          <w:t>O</w:t>
        </w:r>
      </w:ins>
      <w:ins w:id="360" w:author="felipe" w:date="2026-08-31T18:49:20Z">
        <w:r>
          <w:rPr>
            <w:rFonts w:hint="default"/>
            <w:lang w:val="es"/>
          </w:rPr>
          <w:t>n th</w:t>
        </w:r>
      </w:ins>
      <w:ins w:id="361" w:author="felipe" w:date="2026-08-31T18:49:21Z">
        <w:r>
          <w:rPr>
            <w:rFonts w:hint="default"/>
            <w:lang w:val="es"/>
          </w:rPr>
          <w:t>e other</w:t>
        </w:r>
      </w:ins>
      <w:ins w:id="362" w:author="felipe" w:date="2026-08-31T18:49:22Z">
        <w:r>
          <w:rPr>
            <w:rFonts w:hint="default"/>
            <w:lang w:val="es"/>
          </w:rPr>
          <w:t xml:space="preserve"> hand</w:t>
        </w:r>
      </w:ins>
      <w:ins w:id="363" w:author="felipe" w:date="2026-08-31T18:49:23Z">
        <w:r>
          <w:rPr>
            <w:rFonts w:hint="default"/>
            <w:lang w:val="es"/>
          </w:rPr>
          <w:t xml:space="preserve">, </w:t>
        </w:r>
      </w:ins>
      <w:del w:id="364" w:author="felipe" w:date="2026-08-31T18:49:26Z">
        <w:r>
          <w:rPr/>
          <w:delText xml:space="preserve">and </w:delText>
        </w:r>
      </w:del>
      <w:r>
        <w:t xml:space="preserve">the Standard Dew Collector (SDC), </w:t>
      </w:r>
      <w:del w:id="365" w:author="felipe" w:date="2026-08-31T18:49:31Z">
        <w:r>
          <w:rPr/>
          <w:delText xml:space="preserve">which </w:delText>
        </w:r>
      </w:del>
      <w:r>
        <w:t>collects dew by</w:t>
      </w:r>
      <w:del w:id="366" w:author="felipe" w:date="2026-08-31T18:49:48Z">
        <w:r>
          <w:rPr/>
          <w:delText xml:space="preserve"> </w:delText>
        </w:r>
      </w:del>
      <w:del w:id="367" w:author="felipe" w:date="2026-08-31T18:49:47Z">
        <w:r>
          <w:rPr/>
          <w:delText>radiative</w:delText>
        </w:r>
      </w:del>
      <w:r>
        <w:t xml:space="preserve"> cooling</w:t>
      </w:r>
      <w:ins w:id="368" w:author="felipe" w:date="2026-08-31T18:49:51Z">
        <w:r>
          <w:rPr>
            <w:rFonts w:hint="default"/>
            <w:lang w:val="es"/>
          </w:rPr>
          <w:t xml:space="preserve"> a </w:t>
        </w:r>
      </w:ins>
      <w:ins w:id="369" w:author="felipe" w:date="2026-08-31T18:53:25Z">
        <w:r>
          <w:rPr>
            <w:rFonts w:hint="default"/>
            <w:lang w:val="es"/>
          </w:rPr>
          <w:t>plate</w:t>
        </w:r>
      </w:ins>
      <w:ins w:id="370" w:author="felipe" w:date="2026-08-31T18:53:26Z">
        <w:r>
          <w:rPr>
            <w:rFonts w:hint="default"/>
            <w:lang w:val="es"/>
          </w:rPr>
          <w:t xml:space="preserve"> </w:t>
        </w:r>
      </w:ins>
      <w:ins w:id="371" w:author="felipe" w:date="2026-08-31T18:49:51Z">
        <w:r>
          <w:rPr>
            <w:rFonts w:hint="default"/>
            <w:lang w:val="es"/>
          </w:rPr>
          <w:t>su</w:t>
        </w:r>
      </w:ins>
      <w:ins w:id="372" w:author="felipe" w:date="2026-08-31T18:49:52Z">
        <w:r>
          <w:rPr>
            <w:rFonts w:hint="default"/>
            <w:lang w:val="es"/>
          </w:rPr>
          <w:t>rface</w:t>
        </w:r>
      </w:ins>
      <w:r>
        <w:t xml:space="preserve"> of a 1 m² </w:t>
      </w:r>
      <w:ins w:id="373" w:author="felipe" w:date="2026-08-31T18:50:08Z">
        <w:r>
          <w:rPr>
            <w:rFonts w:hint="default"/>
            <w:lang w:val="es"/>
          </w:rPr>
          <w:t>b</w:t>
        </w:r>
      </w:ins>
      <w:ins w:id="374" w:author="felipe" w:date="2026-08-31T18:50:09Z">
        <w:r>
          <w:rPr>
            <w:rFonts w:hint="default"/>
            <w:lang w:val="es"/>
          </w:rPr>
          <w:t xml:space="preserve">y </w:t>
        </w:r>
      </w:ins>
      <w:ins w:id="375" w:author="felipe" w:date="2026-08-31T18:50:16Z">
        <w:r>
          <w:rPr>
            <w:rFonts w:hint="default"/>
            <w:lang w:val="es"/>
          </w:rPr>
          <w:t>noctur</w:t>
        </w:r>
      </w:ins>
      <w:ins w:id="376" w:author="felipe" w:date="2026-08-31T18:50:17Z">
        <w:r>
          <w:rPr>
            <w:rFonts w:hint="default"/>
            <w:lang w:val="es"/>
          </w:rPr>
          <w:t xml:space="preserve">nal </w:t>
        </w:r>
      </w:ins>
      <w:ins w:id="377" w:author="felipe" w:date="2026-08-31T18:50:09Z">
        <w:r>
          <w:rPr>
            <w:rFonts w:hint="default"/>
            <w:lang w:val="es"/>
          </w:rPr>
          <w:t>radia</w:t>
        </w:r>
      </w:ins>
      <w:ins w:id="378" w:author="felipe" w:date="2026-08-31T18:50:10Z">
        <w:r>
          <w:rPr>
            <w:rFonts w:hint="default"/>
            <w:lang w:val="es"/>
          </w:rPr>
          <w:t>tive l</w:t>
        </w:r>
      </w:ins>
      <w:ins w:id="379" w:author="felipe" w:date="2026-08-31T18:50:11Z">
        <w:r>
          <w:rPr>
            <w:rFonts w:hint="default"/>
            <w:lang w:val="es"/>
          </w:rPr>
          <w:t>oss</w:t>
        </w:r>
      </w:ins>
      <w:ins w:id="380" w:author="felipe" w:date="2026-08-31T18:53:37Z">
        <w:r>
          <w:rPr>
            <w:rFonts w:hint="default"/>
            <w:lang w:val="es"/>
          </w:rPr>
          <w:t xml:space="preserve"> </w:t>
        </w:r>
      </w:ins>
      <w:del w:id="381" w:author="felipe" w:date="2026-08-31T18:53:35Z">
        <w:r>
          <w:rPr/>
          <w:delText xml:space="preserve">condensing plate </w:delText>
        </w:r>
      </w:del>
      <w:r>
        <w:t xml:space="preserve">(Muselli et al., 2002). </w:t>
      </w:r>
      <w:ins w:id="382" w:author="felipe" w:date="2026-08-31T18:53:40Z">
        <w:r>
          <w:rPr>
            <w:rFonts w:hint="default"/>
            <w:lang w:val="es"/>
          </w:rPr>
          <w:t xml:space="preserve">In </w:t>
        </w:r>
      </w:ins>
      <w:ins w:id="383" w:author="felipe" w:date="2026-08-31T18:53:41Z">
        <w:r>
          <w:rPr>
            <w:rFonts w:hint="default"/>
            <w:lang w:val="es"/>
          </w:rPr>
          <w:t>the Ata</w:t>
        </w:r>
      </w:ins>
      <w:ins w:id="384" w:author="felipe" w:date="2026-08-31T18:53:42Z">
        <w:r>
          <w:rPr>
            <w:rFonts w:hint="default"/>
            <w:lang w:val="es"/>
          </w:rPr>
          <w:t>cama,</w:t>
        </w:r>
      </w:ins>
      <w:ins w:id="385" w:author="felipe" w:date="2026-08-31T18:53:45Z">
        <w:r>
          <w:rPr>
            <w:rFonts w:hint="default"/>
            <w:lang w:val="es"/>
          </w:rPr>
          <w:t xml:space="preserve"> co</w:t>
        </w:r>
      </w:ins>
      <w:ins w:id="386" w:author="felipe" w:date="2026-08-31T18:53:46Z">
        <w:r>
          <w:rPr>
            <w:rFonts w:hint="default"/>
            <w:lang w:val="es"/>
          </w:rPr>
          <w:t>llecti</w:t>
        </w:r>
      </w:ins>
      <w:ins w:id="387" w:author="felipe" w:date="2026-08-31T18:53:47Z">
        <w:r>
          <w:rPr>
            <w:rFonts w:hint="default"/>
            <w:lang w:val="es"/>
          </w:rPr>
          <w:t>on</w:t>
        </w:r>
      </w:ins>
      <w:ins w:id="388" w:author="felipe" w:date="2026-08-31T18:53:48Z">
        <w:r>
          <w:rPr>
            <w:rFonts w:hint="default"/>
            <w:lang w:val="es"/>
          </w:rPr>
          <w:t xml:space="preserve"> rate</w:t>
        </w:r>
      </w:ins>
      <w:ins w:id="389" w:author="felipe" w:date="2026-08-31T18:53:49Z">
        <w:r>
          <w:rPr>
            <w:rFonts w:hint="default"/>
            <w:lang w:val="es"/>
          </w:rPr>
          <w:t xml:space="preserve">s of </w:t>
        </w:r>
      </w:ins>
      <w:ins w:id="390" w:author="felipe" w:date="2026-08-31T18:53:51Z">
        <w:r>
          <w:rPr>
            <w:rFonts w:hint="default"/>
            <w:lang w:val="es"/>
          </w:rPr>
          <w:t>dew</w:t>
        </w:r>
      </w:ins>
      <w:ins w:id="391" w:author="felipe" w:date="2026-08-31T18:53:52Z">
        <w:r>
          <w:rPr>
            <w:rFonts w:hint="default"/>
            <w:lang w:val="es"/>
          </w:rPr>
          <w:t xml:space="preserve"> a</w:t>
        </w:r>
      </w:ins>
      <w:ins w:id="392" w:author="felipe" w:date="2026-08-31T18:53:53Z">
        <w:r>
          <w:rPr>
            <w:rFonts w:hint="default"/>
            <w:lang w:val="es"/>
          </w:rPr>
          <w:t>re in th</w:t>
        </w:r>
      </w:ins>
      <w:ins w:id="393" w:author="felipe" w:date="2026-08-31T18:53:54Z">
        <w:r>
          <w:rPr>
            <w:rFonts w:hint="default"/>
            <w:lang w:val="es"/>
          </w:rPr>
          <w:t xml:space="preserve">e oder </w:t>
        </w:r>
      </w:ins>
      <w:ins w:id="394" w:author="felipe" w:date="2026-08-31T18:53:55Z">
        <w:r>
          <w:rPr>
            <w:rFonts w:hint="default"/>
            <w:lang w:val="es"/>
          </w:rPr>
          <w:t xml:space="preserve">of </w:t>
        </w:r>
      </w:ins>
      <w:ins w:id="395" w:author="felipe" w:date="2026-08-31T18:54:45Z">
        <w:r>
          <w:rPr>
            <w:rFonts w:hint="default"/>
            <w:lang w:val="es"/>
          </w:rPr>
          <w:t>XX</w:t>
        </w:r>
      </w:ins>
      <w:ins w:id="396" w:author="felipe" w:date="2026-08-31T18:54:46Z">
        <w:r>
          <w:rPr>
            <w:rFonts w:hint="default"/>
            <w:lang w:val="es"/>
          </w:rPr>
          <w:t>X</w:t>
        </w:r>
      </w:ins>
      <w:ins w:id="397" w:author="felipe" w:date="2026-08-31T18:53:56Z">
        <w:r>
          <w:rPr>
            <w:rFonts w:hint="default"/>
            <w:lang w:val="es"/>
          </w:rPr>
          <w:t xml:space="preserve">. </w:t>
        </w:r>
      </w:ins>
      <w:ins w:id="398" w:author="felipe" w:date="2026-08-31T18:54:07Z">
        <w:r>
          <w:rPr>
            <w:rFonts w:hint="default"/>
            <w:lang w:val="es"/>
          </w:rPr>
          <w:t>D</w:t>
        </w:r>
      </w:ins>
      <w:ins w:id="399" w:author="felipe" w:date="2026-08-31T18:54:08Z">
        <w:r>
          <w:rPr>
            <w:rFonts w:hint="default"/>
            <w:lang w:val="es"/>
          </w:rPr>
          <w:t>espite</w:t>
        </w:r>
      </w:ins>
      <w:ins w:id="400" w:author="felipe" w:date="2026-08-31T18:54:09Z">
        <w:r>
          <w:rPr>
            <w:rFonts w:hint="default"/>
            <w:lang w:val="es"/>
          </w:rPr>
          <w:t xml:space="preserve"> th</w:t>
        </w:r>
      </w:ins>
      <w:ins w:id="401" w:author="felipe" w:date="2026-08-31T18:54:10Z">
        <w:r>
          <w:rPr>
            <w:rFonts w:hint="default"/>
            <w:lang w:val="es"/>
          </w:rPr>
          <w:t>e</w:t>
        </w:r>
      </w:ins>
      <w:ins w:id="402" w:author="felipe" w:date="2026-08-31T18:54:17Z">
        <w:r>
          <w:rPr>
            <w:rFonts w:hint="default"/>
            <w:lang w:val="es"/>
          </w:rPr>
          <w:t xml:space="preserve"> </w:t>
        </w:r>
      </w:ins>
      <w:ins w:id="403" w:author="felipe" w:date="2026-08-31T18:54:18Z">
        <w:r>
          <w:rPr>
            <w:rFonts w:hint="default"/>
            <w:lang w:val="es"/>
          </w:rPr>
          <w:t>ef</w:t>
        </w:r>
      </w:ins>
      <w:ins w:id="404" w:author="felipe" w:date="2026-08-31T18:54:19Z">
        <w:r>
          <w:rPr>
            <w:rFonts w:hint="default"/>
            <w:lang w:val="es"/>
          </w:rPr>
          <w:t>fort</w:t>
        </w:r>
      </w:ins>
      <w:ins w:id="405" w:author="felipe" w:date="2026-08-31T18:54:21Z">
        <w:r>
          <w:rPr>
            <w:rFonts w:hint="default"/>
            <w:lang w:val="es"/>
          </w:rPr>
          <w:t xml:space="preserve"> </w:t>
        </w:r>
      </w:ins>
      <w:ins w:id="406" w:author="felipe" w:date="2026-08-31T18:54:24Z">
        <w:r>
          <w:rPr>
            <w:rFonts w:hint="default"/>
            <w:lang w:val="es"/>
          </w:rPr>
          <w:t>of</w:t>
        </w:r>
      </w:ins>
      <w:ins w:id="407" w:author="felipe" w:date="2026-08-31T18:54:25Z">
        <w:r>
          <w:rPr>
            <w:rFonts w:hint="default"/>
            <w:lang w:val="es"/>
          </w:rPr>
          <w:t xml:space="preserve"> quan</w:t>
        </w:r>
      </w:ins>
      <w:ins w:id="408" w:author="felipe" w:date="2026-08-31T18:54:26Z">
        <w:r>
          <w:rPr>
            <w:rFonts w:hint="default"/>
            <w:lang w:val="es"/>
          </w:rPr>
          <w:t>tif</w:t>
        </w:r>
      </w:ins>
      <w:ins w:id="409" w:author="felipe" w:date="2026-08-31T18:54:27Z">
        <w:r>
          <w:rPr>
            <w:rFonts w:hint="default"/>
            <w:lang w:val="es"/>
          </w:rPr>
          <w:t xml:space="preserve">y </w:t>
        </w:r>
      </w:ins>
      <w:ins w:id="410" w:author="felipe" w:date="2026-08-31T18:54:28Z">
        <w:r>
          <w:rPr>
            <w:rFonts w:hint="default"/>
            <w:lang w:val="es"/>
          </w:rPr>
          <w:t>fog and</w:t>
        </w:r>
      </w:ins>
      <w:ins w:id="411" w:author="felipe" w:date="2026-08-31T18:54:29Z">
        <w:r>
          <w:rPr>
            <w:rFonts w:hint="default"/>
            <w:lang w:val="es"/>
          </w:rPr>
          <w:t xml:space="preserve"> dew </w:t>
        </w:r>
      </w:ins>
      <w:ins w:id="412" w:author="felipe" w:date="2026-08-31T18:54:31Z">
        <w:r>
          <w:rPr>
            <w:rFonts w:hint="default"/>
            <w:lang w:val="es"/>
          </w:rPr>
          <w:t>thr</w:t>
        </w:r>
      </w:ins>
      <w:ins w:id="413" w:author="felipe" w:date="2026-08-31T18:54:32Z">
        <w:r>
          <w:rPr>
            <w:rFonts w:hint="default"/>
            <w:lang w:val="es"/>
          </w:rPr>
          <w:t>ough th</w:t>
        </w:r>
      </w:ins>
      <w:ins w:id="414" w:author="felipe" w:date="2026-08-31T18:54:33Z">
        <w:r>
          <w:rPr>
            <w:rFonts w:hint="default"/>
            <w:lang w:val="es"/>
          </w:rPr>
          <w:t xml:space="preserve">e </w:t>
        </w:r>
      </w:ins>
      <w:ins w:id="415" w:author="felipe" w:date="2026-08-31T18:54:39Z">
        <w:r>
          <w:rPr>
            <w:rFonts w:hint="default"/>
            <w:lang w:val="es"/>
          </w:rPr>
          <w:t>passive</w:t>
        </w:r>
      </w:ins>
      <w:ins w:id="416" w:author="felipe" w:date="2026-08-31T18:54:40Z">
        <w:r>
          <w:rPr>
            <w:rFonts w:hint="default"/>
            <w:lang w:val="es"/>
          </w:rPr>
          <w:t xml:space="preserve"> </w:t>
        </w:r>
      </w:ins>
      <w:ins w:id="417" w:author="felipe" w:date="2026-08-31T18:54:33Z">
        <w:r>
          <w:rPr>
            <w:rFonts w:hint="default"/>
            <w:lang w:val="es"/>
          </w:rPr>
          <w:t>colle</w:t>
        </w:r>
      </w:ins>
      <w:ins w:id="418" w:author="felipe" w:date="2026-08-31T18:54:34Z">
        <w:r>
          <w:rPr>
            <w:rFonts w:hint="default"/>
            <w:lang w:val="es"/>
          </w:rPr>
          <w:t>ction</w:t>
        </w:r>
      </w:ins>
      <w:ins w:id="419" w:author="felipe" w:date="2026-08-31T18:56:11Z">
        <w:r>
          <w:rPr>
            <w:rFonts w:hint="default"/>
            <w:lang w:val="es"/>
          </w:rPr>
          <w:t>,</w:t>
        </w:r>
      </w:ins>
      <w:del w:id="420" w:author="felipe" w:date="2026-08-31T18:56:19Z">
        <w:r>
          <w:rPr/>
          <w:delText>However, fog and dew collector</w:delText>
        </w:r>
      </w:del>
      <w:ins w:id="421" w:author="felipe" w:date="2026-08-31T18:56:22Z">
        <w:r>
          <w:rPr>
            <w:rFonts w:hint="default"/>
            <w:lang w:val="es"/>
          </w:rPr>
          <w:t xml:space="preserve"> they</w:t>
        </w:r>
      </w:ins>
      <w:del w:id="422" w:author="felipe" w:date="2026-08-31T18:56:21Z">
        <w:r>
          <w:rPr/>
          <w:delText>s</w:delText>
        </w:r>
      </w:del>
      <w:r>
        <w:t xml:space="preserve"> fail to distinguish between the two phenomena due to an instrumental overlap in their collection periods, which leaves their relative contribution highly uncertain (Lobos-Roco et al., 2024).</w:t>
      </w:r>
    </w:p>
    <w:p>
      <w:pPr>
        <w:pStyle w:val="3"/>
        <w:jc w:val="both"/>
      </w:pPr>
      <w:r>
        <w:t xml:space="preserve">In hyperarid regions, where fog and dew constitute the primary water inputs sustaining ecosystems, accurately measuring their dynamics is essential to understanding their contribution to the water and carbon balance of these systems (Lobos-Roco et al., 2024; Wang et al., 2016). Both processes supply moisture that biological soil crusts and other surface-dwelling organisms rely on, directly influencing their carbon fixation capacity, which underscores the need for methods that properly constrain the individual contribution of each phenomenon (Chamizo et al., 2021; Li et al., 2025). </w:t>
      </w:r>
      <w:del w:id="423" w:author="felipe" w:date="2026-08-31T18:57:12Z">
        <w:r>
          <w:rPr>
            <w:rFonts w:hint="default"/>
            <w:lang w:val="en-US"/>
          </w:rPr>
          <w:delText>Knowledge</w:delText>
        </w:r>
      </w:del>
      <w:ins w:id="424" w:author="felipe" w:date="2026-08-31T18:57:12Z">
        <w:r>
          <w:rPr>
            <w:rFonts w:hint="default"/>
            <w:lang w:val="es"/>
          </w:rPr>
          <w:t>In co</w:t>
        </w:r>
      </w:ins>
      <w:ins w:id="425" w:author="felipe" w:date="2026-08-31T18:57:15Z">
        <w:r>
          <w:rPr>
            <w:rFonts w:hint="default"/>
            <w:lang w:val="es"/>
          </w:rPr>
          <w:t>ntr</w:t>
        </w:r>
      </w:ins>
      <w:ins w:id="426" w:author="felipe" w:date="2026-08-31T18:57:16Z">
        <w:r>
          <w:rPr>
            <w:rFonts w:hint="default"/>
            <w:lang w:val="es"/>
          </w:rPr>
          <w:t>ast t</w:t>
        </w:r>
      </w:ins>
      <w:ins w:id="427" w:author="felipe" w:date="2026-08-31T18:57:17Z">
        <w:r>
          <w:rPr>
            <w:rFonts w:hint="default"/>
            <w:lang w:val="es"/>
          </w:rPr>
          <w:t>o</w:t>
        </w:r>
      </w:ins>
      <w:ins w:id="428" w:author="felipe" w:date="2026-08-31T18:57:18Z">
        <w:r>
          <w:rPr>
            <w:rFonts w:hint="default"/>
            <w:lang w:val="es"/>
          </w:rPr>
          <w:t xml:space="preserve"> fog,</w:t>
        </w:r>
      </w:ins>
      <w:ins w:id="429" w:author="felipe" w:date="2026-08-31T18:57:21Z">
        <w:r>
          <w:rPr>
            <w:rFonts w:hint="default"/>
            <w:lang w:val="es"/>
          </w:rPr>
          <w:t xml:space="preserve"> o</w:t>
        </w:r>
      </w:ins>
      <w:ins w:id="430" w:author="felipe" w:date="2026-08-31T18:57:22Z">
        <w:r>
          <w:rPr>
            <w:rFonts w:hint="default"/>
            <w:lang w:val="es"/>
          </w:rPr>
          <w:t>ur un</w:t>
        </w:r>
      </w:ins>
      <w:ins w:id="431" w:author="felipe" w:date="2026-08-31T18:57:23Z">
        <w:r>
          <w:rPr>
            <w:rFonts w:hint="default"/>
            <w:lang w:val="es"/>
          </w:rPr>
          <w:t>derstand</w:t>
        </w:r>
      </w:ins>
      <w:ins w:id="432" w:author="felipe" w:date="2026-08-31T18:57:24Z">
        <w:r>
          <w:rPr>
            <w:rFonts w:hint="default"/>
            <w:lang w:val="es"/>
          </w:rPr>
          <w:t>ing of</w:t>
        </w:r>
      </w:ins>
      <w:ins w:id="433" w:author="felipe" w:date="2026-08-31T18:57:25Z">
        <w:r>
          <w:rPr>
            <w:rFonts w:hint="default"/>
            <w:lang w:val="es"/>
          </w:rPr>
          <w:t xml:space="preserve"> dew</w:t>
        </w:r>
      </w:ins>
      <w:r>
        <w:t xml:space="preserve"> </w:t>
      </w:r>
      <w:del w:id="434" w:author="felipe" w:date="2026-08-31T18:57:29Z">
        <w:r>
          <w:rPr/>
          <w:delText xml:space="preserve">of dew </w:delText>
        </w:r>
      </w:del>
      <w:r>
        <w:t xml:space="preserve">remains </w:t>
      </w:r>
      <w:del w:id="435" w:author="felipe" w:date="2026-08-31T18:57:35Z">
        <w:r>
          <w:rPr>
            <w:rFonts w:hint="default"/>
            <w:lang w:val="en-US"/>
          </w:rPr>
          <w:delText>comparatively</w:delText>
        </w:r>
      </w:del>
      <w:ins w:id="436" w:author="felipe" w:date="2026-08-31T18:57:35Z">
        <w:r>
          <w:rPr>
            <w:rFonts w:hint="default"/>
            <w:lang w:val="es"/>
          </w:rPr>
          <w:t>ve</w:t>
        </w:r>
      </w:ins>
      <w:ins w:id="437" w:author="felipe" w:date="2026-08-31T18:57:36Z">
        <w:r>
          <w:rPr>
            <w:rFonts w:hint="default"/>
            <w:lang w:val="es"/>
          </w:rPr>
          <w:t>ry</w:t>
        </w:r>
      </w:ins>
      <w:r>
        <w:t xml:space="preserve"> limited </w:t>
      </w:r>
      <w:del w:id="438" w:author="felipe" w:date="2026-08-31T18:57:39Z">
        <w:r>
          <w:rPr/>
          <w:delText xml:space="preserve">relative to fog </w:delText>
        </w:r>
      </w:del>
      <w:r>
        <w:t xml:space="preserve">(Li et al., 2025), </w:t>
      </w:r>
      <w:commentRangeStart w:id="2"/>
      <w:r>
        <w:t>and resolving this ambiguity is important not only to understand hyperarid ecosystem hydrology, but also to develop improved collection technologies and inform water-related public policy in arid regions</w:t>
      </w:r>
      <w:commentRangeEnd w:id="2"/>
      <w:r>
        <w:commentReference w:id="2"/>
      </w:r>
      <w:r>
        <w:t>.</w:t>
      </w:r>
    </w:p>
    <w:p>
      <w:pPr>
        <w:pStyle w:val="3"/>
        <w:jc w:val="both"/>
        <w:rPr>
          <w:rFonts w:hint="default"/>
          <w:lang w:val="es"/>
        </w:rPr>
      </w:pPr>
      <w:ins w:id="439" w:author="felipe" w:date="2026-08-31T18:58:13Z">
        <w:r>
          <w:rPr>
            <w:rFonts w:hint="default"/>
            <w:lang w:val="es"/>
          </w:rPr>
          <w:t>I</w:t>
        </w:r>
      </w:ins>
      <w:ins w:id="440" w:author="felipe" w:date="2026-08-31T18:58:14Z">
        <w:r>
          <w:rPr>
            <w:rFonts w:hint="default"/>
            <w:lang w:val="es"/>
          </w:rPr>
          <w:t>n the co</w:t>
        </w:r>
      </w:ins>
      <w:ins w:id="441" w:author="felipe" w:date="2026-08-31T18:58:15Z">
        <w:r>
          <w:rPr>
            <w:rFonts w:hint="default"/>
            <w:lang w:val="es"/>
          </w:rPr>
          <w:t>ntext</w:t>
        </w:r>
      </w:ins>
      <w:ins w:id="442" w:author="felipe" w:date="2026-08-31T18:58:16Z">
        <w:r>
          <w:rPr>
            <w:rFonts w:hint="default"/>
            <w:lang w:val="es"/>
          </w:rPr>
          <w:t xml:space="preserve"> o</w:t>
        </w:r>
      </w:ins>
      <w:ins w:id="443" w:author="felipe" w:date="2026-08-31T18:58:17Z">
        <w:r>
          <w:rPr>
            <w:rFonts w:hint="default"/>
            <w:lang w:val="es"/>
          </w:rPr>
          <w:t>f th</w:t>
        </w:r>
      </w:ins>
      <w:ins w:id="444" w:author="felipe" w:date="2026-08-31T18:58:18Z">
        <w:r>
          <w:rPr>
            <w:rFonts w:hint="default"/>
            <w:lang w:val="es"/>
          </w:rPr>
          <w:t>e highl</w:t>
        </w:r>
      </w:ins>
      <w:ins w:id="445" w:author="felipe" w:date="2026-08-31T18:58:19Z">
        <w:r>
          <w:rPr>
            <w:rFonts w:hint="default"/>
            <w:lang w:val="es"/>
          </w:rPr>
          <w:t>y unc</w:t>
        </w:r>
      </w:ins>
      <w:ins w:id="446" w:author="felipe" w:date="2026-08-31T18:58:20Z">
        <w:r>
          <w:rPr>
            <w:rFonts w:hint="default"/>
            <w:lang w:val="es"/>
          </w:rPr>
          <w:t>ert</w:t>
        </w:r>
      </w:ins>
      <w:ins w:id="447" w:author="felipe" w:date="2026-08-31T18:58:24Z">
        <w:r>
          <w:rPr>
            <w:rFonts w:hint="default"/>
            <w:lang w:val="es"/>
          </w:rPr>
          <w:t>a</w:t>
        </w:r>
      </w:ins>
      <w:ins w:id="448" w:author="felipe" w:date="2026-08-31T18:58:29Z">
        <w:r>
          <w:rPr>
            <w:rFonts w:hint="default"/>
            <w:lang w:val="es"/>
          </w:rPr>
          <w:t>i</w:t>
        </w:r>
      </w:ins>
      <w:ins w:id="449" w:author="felipe" w:date="2026-08-31T18:58:24Z">
        <w:r>
          <w:rPr>
            <w:rFonts w:hint="default"/>
            <w:lang w:val="es"/>
          </w:rPr>
          <w:t>n</w:t>
        </w:r>
      </w:ins>
      <w:ins w:id="450" w:author="felipe" w:date="2026-08-31T18:58:25Z">
        <w:r>
          <w:rPr>
            <w:rFonts w:hint="default"/>
            <w:lang w:val="es"/>
          </w:rPr>
          <w:t>ty</w:t>
        </w:r>
      </w:ins>
      <w:ins w:id="451" w:author="felipe" w:date="2026-08-31T18:58:30Z">
        <w:r>
          <w:rPr>
            <w:rFonts w:hint="default"/>
            <w:lang w:val="es"/>
          </w:rPr>
          <w:t xml:space="preserve"> th</w:t>
        </w:r>
      </w:ins>
      <w:ins w:id="452" w:author="felipe" w:date="2026-08-31T18:58:31Z">
        <w:r>
          <w:rPr>
            <w:rFonts w:hint="default"/>
            <w:lang w:val="es"/>
          </w:rPr>
          <w:t xml:space="preserve">at fog </w:t>
        </w:r>
      </w:ins>
      <w:ins w:id="453" w:author="felipe" w:date="2026-08-31T18:58:32Z">
        <w:r>
          <w:rPr>
            <w:rFonts w:hint="default"/>
            <w:lang w:val="es"/>
          </w:rPr>
          <w:t xml:space="preserve">and </w:t>
        </w:r>
      </w:ins>
      <w:ins w:id="454" w:author="felipe" w:date="2026-08-31T18:58:33Z">
        <w:r>
          <w:rPr>
            <w:rFonts w:hint="default"/>
            <w:lang w:val="es"/>
          </w:rPr>
          <w:t>dew</w:t>
        </w:r>
      </w:ins>
      <w:ins w:id="455" w:author="felipe" w:date="2026-08-31T18:58:34Z">
        <w:r>
          <w:rPr>
            <w:rFonts w:hint="default"/>
            <w:lang w:val="es"/>
          </w:rPr>
          <w:t xml:space="preserve"> coll</w:t>
        </w:r>
      </w:ins>
      <w:ins w:id="456" w:author="felipe" w:date="2026-08-31T18:58:35Z">
        <w:r>
          <w:rPr>
            <w:rFonts w:hint="default"/>
            <w:lang w:val="es"/>
          </w:rPr>
          <w:t>ector</w:t>
        </w:r>
      </w:ins>
      <w:ins w:id="457" w:author="felipe" w:date="2026-08-31T18:58:38Z">
        <w:r>
          <w:rPr>
            <w:rFonts w:hint="default"/>
            <w:lang w:val="es"/>
          </w:rPr>
          <w:t>s pr</w:t>
        </w:r>
      </w:ins>
      <w:ins w:id="458" w:author="felipe" w:date="2026-08-31T18:58:39Z">
        <w:r>
          <w:rPr>
            <w:rFonts w:hint="default"/>
            <w:lang w:val="es"/>
          </w:rPr>
          <w:t>oduces</w:t>
        </w:r>
      </w:ins>
      <w:ins w:id="459" w:author="felipe" w:date="2026-08-31T18:58:42Z">
        <w:r>
          <w:rPr>
            <w:rFonts w:hint="default"/>
            <w:lang w:val="es"/>
          </w:rPr>
          <w:t xml:space="preserve">, </w:t>
        </w:r>
      </w:ins>
      <w:ins w:id="460" w:author="felipe" w:date="2026-08-31T19:01:10Z">
        <w:r>
          <w:rPr>
            <w:rFonts w:hint="default"/>
            <w:lang w:val="es"/>
          </w:rPr>
          <w:t xml:space="preserve">in </w:t>
        </w:r>
      </w:ins>
      <w:ins w:id="461" w:author="felipe" w:date="2026-08-31T19:01:11Z">
        <w:r>
          <w:rPr>
            <w:rFonts w:hint="default"/>
            <w:lang w:val="es"/>
          </w:rPr>
          <w:t>this s</w:t>
        </w:r>
      </w:ins>
      <w:ins w:id="462" w:author="felipe" w:date="2026-08-31T19:01:12Z">
        <w:r>
          <w:rPr>
            <w:rFonts w:hint="default"/>
            <w:lang w:val="es"/>
          </w:rPr>
          <w:t>tud</w:t>
        </w:r>
      </w:ins>
      <w:ins w:id="463" w:author="felipe" w:date="2026-08-31T19:01:13Z">
        <w:r>
          <w:rPr>
            <w:rFonts w:hint="default"/>
            <w:lang w:val="es"/>
          </w:rPr>
          <w:t>y we</w:t>
        </w:r>
      </w:ins>
      <w:ins w:id="464" w:author="felipe" w:date="2026-08-31T19:01:14Z">
        <w:r>
          <w:rPr>
            <w:rFonts w:hint="default"/>
            <w:lang w:val="es"/>
          </w:rPr>
          <w:t xml:space="preserve"> aim </w:t>
        </w:r>
      </w:ins>
      <w:ins w:id="465" w:author="felipe" w:date="2026-08-31T19:01:15Z">
        <w:r>
          <w:rPr>
            <w:rFonts w:hint="default"/>
            <w:lang w:val="es"/>
          </w:rPr>
          <w:t>to a</w:t>
        </w:r>
      </w:ins>
      <w:ins w:id="466" w:author="felipe" w:date="2026-08-31T19:01:16Z">
        <w:r>
          <w:rPr>
            <w:rFonts w:hint="default"/>
            <w:lang w:val="es"/>
          </w:rPr>
          <w:t>nsw</w:t>
        </w:r>
      </w:ins>
      <w:ins w:id="467" w:author="felipe" w:date="2026-08-31T19:01:17Z">
        <w:r>
          <w:rPr>
            <w:rFonts w:hint="default"/>
            <w:lang w:val="es"/>
          </w:rPr>
          <w:t>er</w:t>
        </w:r>
      </w:ins>
      <w:ins w:id="468" w:author="felipe" w:date="2026-08-31T19:00:59Z">
        <w:r>
          <w:rPr/>
          <w:t xml:space="preserve"> how do atmospheric </w:t>
        </w:r>
      </w:ins>
      <w:ins w:id="469" w:author="felipe" w:date="2026-08-31T19:01:34Z">
        <w:r>
          <w:rPr>
            <w:rFonts w:hint="default"/>
            <w:lang w:val="es"/>
          </w:rPr>
          <w:t>st</w:t>
        </w:r>
      </w:ins>
      <w:ins w:id="470" w:author="felipe" w:date="2026-08-31T19:01:35Z">
        <w:r>
          <w:rPr>
            <w:rFonts w:hint="default"/>
            <w:lang w:val="es"/>
          </w:rPr>
          <w:t>abilit</w:t>
        </w:r>
      </w:ins>
      <w:ins w:id="471" w:author="felipe" w:date="2026-08-31T19:01:36Z">
        <w:r>
          <w:rPr>
            <w:rFonts w:hint="default"/>
            <w:lang w:val="es"/>
          </w:rPr>
          <w:t>y</w:t>
        </w:r>
      </w:ins>
      <w:ins w:id="472" w:author="felipe" w:date="2026-08-31T19:00:59Z">
        <w:r>
          <w:rPr/>
          <w:t xml:space="preserve"> and </w:t>
        </w:r>
      </w:ins>
      <w:ins w:id="473" w:author="felipe" w:date="2026-08-31T19:01:44Z">
        <w:r>
          <w:rPr>
            <w:rFonts w:hint="default"/>
            <w:lang w:val="es"/>
          </w:rPr>
          <w:t>humi</w:t>
        </w:r>
      </w:ins>
      <w:ins w:id="474" w:author="felipe" w:date="2026-08-31T19:01:45Z">
        <w:r>
          <w:rPr>
            <w:rFonts w:hint="default"/>
            <w:lang w:val="es"/>
          </w:rPr>
          <w:t>dity</w:t>
        </w:r>
      </w:ins>
      <w:ins w:id="475" w:author="felipe" w:date="2026-08-31T19:01:47Z">
        <w:r>
          <w:rPr>
            <w:rFonts w:hint="default"/>
            <w:lang w:val="es"/>
          </w:rPr>
          <w:t xml:space="preserve"> tende</w:t>
        </w:r>
      </w:ins>
      <w:ins w:id="476" w:author="felipe" w:date="2026-08-31T19:01:48Z">
        <w:r>
          <w:rPr>
            <w:rFonts w:hint="default"/>
            <w:lang w:val="es"/>
          </w:rPr>
          <w:t>ncy</w:t>
        </w:r>
      </w:ins>
      <w:ins w:id="477" w:author="felipe" w:date="2026-08-31T19:00:59Z">
        <w:r>
          <w:rPr/>
          <w:t xml:space="preserve"> differ between fog and dew</w:t>
        </w:r>
      </w:ins>
      <w:ins w:id="478" w:author="felipe" w:date="2026-08-31T19:01:56Z">
        <w:r>
          <w:rPr>
            <w:rFonts w:hint="default"/>
            <w:lang w:val="es"/>
          </w:rPr>
          <w:t xml:space="preserve"> ev</w:t>
        </w:r>
      </w:ins>
      <w:ins w:id="479" w:author="felipe" w:date="2026-08-31T19:01:57Z">
        <w:r>
          <w:rPr>
            <w:rFonts w:hint="default"/>
            <w:lang w:val="es"/>
          </w:rPr>
          <w:t>ents</w:t>
        </w:r>
      </w:ins>
      <w:ins w:id="480" w:author="felipe" w:date="2026-08-31T19:02:06Z">
        <w:r>
          <w:rPr>
            <w:rFonts w:hint="default"/>
            <w:lang w:val="es"/>
          </w:rPr>
          <w:t>i</w:t>
        </w:r>
      </w:ins>
      <w:ins w:id="481" w:author="felipe" w:date="2026-08-31T19:02:07Z">
        <w:r>
          <w:rPr>
            <w:rFonts w:hint="default"/>
            <w:lang w:val="es"/>
          </w:rPr>
          <w:t>n the</w:t>
        </w:r>
      </w:ins>
      <w:ins w:id="482" w:author="felipe" w:date="2026-08-31T19:00:59Z">
        <w:r>
          <w:rPr/>
          <w:t xml:space="preserve"> coastal Atacama Desert?</w:t>
        </w:r>
      </w:ins>
      <w:ins w:id="483" w:author="felipe" w:date="2026-08-31T19:02:12Z">
        <w:r>
          <w:rPr>
            <w:rFonts w:hint="default"/>
            <w:lang w:val="es"/>
          </w:rPr>
          <w:t xml:space="preserve"> </w:t>
        </w:r>
      </w:ins>
      <w:ins w:id="484" w:author="felipe" w:date="2026-08-31T19:02:14Z">
        <w:r>
          <w:rPr>
            <w:rFonts w:hint="default"/>
            <w:lang w:val="es"/>
          </w:rPr>
          <w:t>W</w:t>
        </w:r>
      </w:ins>
      <w:del w:id="485" w:author="felipe" w:date="2026-08-31T18:58:43Z">
        <w:r>
          <w:rPr/>
          <w:delText>W</w:delText>
        </w:r>
      </w:del>
      <w:r>
        <w:t>e hypothesise that dew events are systematically underestimated by standard collectors</w:t>
      </w:r>
      <w:ins w:id="486" w:author="felipe" w:date="2026-08-31T18:58:53Z">
        <w:r>
          <w:rPr>
            <w:rFonts w:hint="default"/>
            <w:lang w:val="es"/>
          </w:rPr>
          <w:t xml:space="preserve">. </w:t>
        </w:r>
      </w:ins>
      <w:ins w:id="487" w:author="felipe" w:date="2026-08-31T18:58:56Z">
        <w:r>
          <w:rPr>
            <w:rFonts w:hint="default"/>
            <w:lang w:val="es"/>
          </w:rPr>
          <w:t>Likew</w:t>
        </w:r>
      </w:ins>
      <w:ins w:id="488" w:author="felipe" w:date="2026-08-31T18:58:57Z">
        <w:r>
          <w:rPr>
            <w:rFonts w:hint="default"/>
            <w:lang w:val="es"/>
          </w:rPr>
          <w:t>ise</w:t>
        </w:r>
      </w:ins>
      <w:del w:id="489" w:author="felipe" w:date="2026-08-31T18:58:53Z">
        <w:r>
          <w:rPr/>
          <w:delText>,</w:delText>
        </w:r>
      </w:del>
      <w:del w:id="490" w:author="felipe" w:date="2026-08-31T18:59:02Z">
        <w:r>
          <w:rPr/>
          <w:delText xml:space="preserve"> and that</w:delText>
        </w:r>
      </w:del>
      <w:r>
        <w:t xml:space="preserve"> fog and dew </w:t>
      </w:r>
      <w:del w:id="491" w:author="felipe" w:date="2026-08-31T18:59:43Z">
        <w:r>
          <w:rPr>
            <w:rFonts w:hint="default"/>
            <w:lang w:val="en-US"/>
          </w:rPr>
          <w:delText>differ markedly</w:delText>
        </w:r>
      </w:del>
      <w:ins w:id="492" w:author="felipe" w:date="2026-08-31T18:59:43Z">
        <w:r>
          <w:rPr>
            <w:rFonts w:hint="default"/>
            <w:lang w:val="es"/>
          </w:rPr>
          <w:t>show</w:t>
        </w:r>
      </w:ins>
      <w:ins w:id="493" w:author="felipe" w:date="2026-08-31T18:59:44Z">
        <w:r>
          <w:rPr>
            <w:rFonts w:hint="default"/>
            <w:lang w:val="es"/>
          </w:rPr>
          <w:t xml:space="preserve"> </w:t>
        </w:r>
      </w:ins>
      <w:ins w:id="494" w:author="felipe" w:date="2026-08-31T19:00:12Z">
        <w:r>
          <w:rPr>
            <w:rFonts w:hint="default"/>
            <w:lang w:val="es"/>
          </w:rPr>
          <w:t>mar</w:t>
        </w:r>
      </w:ins>
      <w:ins w:id="495" w:author="felipe" w:date="2026-08-31T19:00:13Z">
        <w:r>
          <w:rPr>
            <w:rFonts w:hint="default"/>
            <w:lang w:val="es"/>
          </w:rPr>
          <w:t>ked</w:t>
        </w:r>
      </w:ins>
      <w:ins w:id="496" w:author="felipe" w:date="2026-08-31T19:00:15Z">
        <w:r>
          <w:rPr>
            <w:rFonts w:hint="default"/>
            <w:lang w:val="es"/>
          </w:rPr>
          <w:t xml:space="preserve"> diffe</w:t>
        </w:r>
      </w:ins>
      <w:ins w:id="497" w:author="felipe" w:date="2026-08-31T19:00:16Z">
        <w:r>
          <w:rPr>
            <w:rFonts w:hint="default"/>
            <w:lang w:val="es"/>
          </w:rPr>
          <w:t>rence</w:t>
        </w:r>
      </w:ins>
      <w:r>
        <w:t xml:space="preserve"> in</w:t>
      </w:r>
      <w:ins w:id="498" w:author="felipe" w:date="2026-08-31T19:00:22Z">
        <w:r>
          <w:rPr>
            <w:rFonts w:hint="default"/>
            <w:lang w:val="es"/>
          </w:rPr>
          <w:t xml:space="preserve"> the</w:t>
        </w:r>
      </w:ins>
      <w:r>
        <w:t xml:space="preserve"> atmospheric </w:t>
      </w:r>
      <w:del w:id="499" w:author="felipe" w:date="2026-08-31T19:00:29Z">
        <w:r>
          <w:rPr>
            <w:rFonts w:hint="default"/>
            <w:lang w:val="en-US"/>
          </w:rPr>
          <w:delText>thermodynamics</w:delText>
        </w:r>
      </w:del>
      <w:ins w:id="500" w:author="felipe" w:date="2026-08-31T19:00:29Z">
        <w:r>
          <w:rPr>
            <w:rFonts w:hint="default"/>
            <w:lang w:val="es"/>
          </w:rPr>
          <w:t>stabil</w:t>
        </w:r>
      </w:ins>
      <w:ins w:id="501" w:author="felipe" w:date="2026-08-31T19:00:30Z">
        <w:r>
          <w:rPr>
            <w:rFonts w:hint="default"/>
            <w:lang w:val="es"/>
          </w:rPr>
          <w:t>ity</w:t>
        </w:r>
      </w:ins>
      <w:r>
        <w:t xml:space="preserve"> and </w:t>
      </w:r>
      <w:del w:id="502" w:author="felipe" w:date="2026-08-31T19:00:38Z">
        <w:r>
          <w:rPr>
            <w:rFonts w:hint="default"/>
            <w:lang w:val="en-US"/>
          </w:rPr>
          <w:delText>advection</w:delText>
        </w:r>
      </w:del>
      <w:ins w:id="503" w:author="felipe" w:date="2026-08-31T19:00:38Z">
        <w:r>
          <w:rPr>
            <w:rFonts w:hint="default"/>
            <w:lang w:val="es"/>
          </w:rPr>
          <w:t>mositu</w:t>
        </w:r>
      </w:ins>
      <w:ins w:id="504" w:author="felipe" w:date="2026-08-31T19:00:39Z">
        <w:r>
          <w:rPr>
            <w:rFonts w:hint="default"/>
            <w:lang w:val="es"/>
          </w:rPr>
          <w:t>re t</w:t>
        </w:r>
      </w:ins>
      <w:ins w:id="505" w:author="felipe" w:date="2026-08-31T19:00:40Z">
        <w:r>
          <w:rPr>
            <w:rFonts w:hint="default"/>
            <w:lang w:val="es"/>
          </w:rPr>
          <w:t>endency</w:t>
        </w:r>
      </w:ins>
      <w:r>
        <w:t>.</w:t>
      </w:r>
      <w:del w:id="506" w:author="felipe" w:date="2026-08-31T19:02:24Z">
        <w:r>
          <w:rPr/>
          <w:delText xml:space="preserve"> </w:delText>
        </w:r>
      </w:del>
      <w:del w:id="507" w:author="felipe" w:date="2026-08-31T19:00:52Z">
        <w:r>
          <w:rPr/>
          <w:delText>We therefore ask: how do atmospheric thermodynamics and surface–atmosphere coupling differ between fog and dew along the altitudinal transect of the coastal Atacama Desert?</w:delText>
        </w:r>
      </w:del>
      <w:r>
        <w:t xml:space="preserve"> We test three falsifiable hypotheses. </w:t>
      </w:r>
      <w:del w:id="508" w:author="felipe" w:date="2026-08-31T19:07:24Z">
        <w:r>
          <w:rPr>
            <w:rFonts w:hint="default"/>
            <w:lang w:val="en-US"/>
          </w:rPr>
          <w:delText>H1</w:delText>
        </w:r>
      </w:del>
      <w:ins w:id="509" w:author="felipe" w:date="2026-08-31T19:07:24Z">
        <w:r>
          <w:rPr>
            <w:rFonts w:hint="default"/>
            <w:lang w:val="es"/>
          </w:rPr>
          <w:t>F</w:t>
        </w:r>
      </w:ins>
      <w:ins w:id="510" w:author="felipe" w:date="2026-08-31T19:07:19Z">
        <w:r>
          <w:rPr>
            <w:rFonts w:hint="default"/>
            <w:lang w:val="es"/>
          </w:rPr>
          <w:t>irstl</w:t>
        </w:r>
      </w:ins>
      <w:ins w:id="511" w:author="felipe" w:date="2026-08-31T19:07:20Z">
        <w:r>
          <w:rPr>
            <w:rFonts w:hint="default"/>
            <w:lang w:val="es"/>
          </w:rPr>
          <w:t>y,</w:t>
        </w:r>
      </w:ins>
      <w:r>
        <w:t xml:space="preserve"> (occurrence): the </w:t>
      </w:r>
      <w:del w:id="512" w:author="felipe" w:date="2026-08-31T19:08:04Z">
        <w:r>
          <w:rPr>
            <w:rFonts w:hint="default"/>
            <w:lang w:val="en-US"/>
          </w:rPr>
          <w:delText>true proportion</w:delText>
        </w:r>
      </w:del>
      <w:ins w:id="513" w:author="felipe" w:date="2026-08-31T19:08:04Z">
        <w:r>
          <w:rPr>
            <w:rFonts w:hint="default"/>
            <w:lang w:val="es"/>
          </w:rPr>
          <w:t>f</w:t>
        </w:r>
      </w:ins>
      <w:ins w:id="514" w:author="felipe" w:date="2026-08-31T19:08:05Z">
        <w:r>
          <w:rPr>
            <w:rFonts w:hint="default"/>
            <w:lang w:val="es"/>
          </w:rPr>
          <w:t>re</w:t>
        </w:r>
      </w:ins>
      <w:ins w:id="515" w:author="felipe" w:date="2026-08-31T19:08:06Z">
        <w:r>
          <w:rPr>
            <w:rFonts w:hint="default"/>
            <w:lang w:val="es"/>
          </w:rPr>
          <w:t>quency</w:t>
        </w:r>
      </w:ins>
      <w:r>
        <w:t xml:space="preserve"> of dew events</w:t>
      </w:r>
      <w:ins w:id="516" w:author="felipe" w:date="2026-08-31T19:07:54Z">
        <w:r>
          <w:rPr>
            <w:rFonts w:hint="default"/>
            <w:lang w:val="es"/>
          </w:rPr>
          <w:t xml:space="preserve"> comp</w:t>
        </w:r>
      </w:ins>
      <w:ins w:id="517" w:author="felipe" w:date="2026-08-31T19:07:55Z">
        <w:r>
          <w:rPr>
            <w:rFonts w:hint="default"/>
            <w:lang w:val="es"/>
          </w:rPr>
          <w:t xml:space="preserve">ared </w:t>
        </w:r>
      </w:ins>
      <w:ins w:id="518" w:author="felipe" w:date="2026-08-31T19:07:56Z">
        <w:r>
          <w:rPr>
            <w:rFonts w:hint="default"/>
            <w:lang w:val="es"/>
          </w:rPr>
          <w:t>to t</w:t>
        </w:r>
      </w:ins>
      <w:ins w:id="519" w:author="felipe" w:date="2026-08-31T19:07:57Z">
        <w:r>
          <w:rPr>
            <w:rFonts w:hint="default"/>
            <w:lang w:val="es"/>
          </w:rPr>
          <w:t>otal</w:t>
        </w:r>
      </w:ins>
      <w:ins w:id="520" w:author="felipe" w:date="2026-08-31T19:08:14Z">
        <w:r>
          <w:rPr>
            <w:rFonts w:hint="default"/>
            <w:lang w:val="es"/>
          </w:rPr>
          <w:t xml:space="preserve"> e</w:t>
        </w:r>
      </w:ins>
      <w:ins w:id="521" w:author="felipe" w:date="2026-08-31T19:08:15Z">
        <w:r>
          <w:rPr>
            <w:rFonts w:hint="default"/>
            <w:lang w:val="es"/>
          </w:rPr>
          <w:t>vents</w:t>
        </w:r>
      </w:ins>
      <w:r>
        <w:t xml:space="preserve"> exceeds </w:t>
      </w:r>
      <w:ins w:id="522" w:author="felipe" w:date="2026-08-31T19:08:19Z">
        <w:r>
          <w:rPr>
            <w:rFonts w:hint="default"/>
            <w:lang w:val="es"/>
          </w:rPr>
          <w:t>th</w:t>
        </w:r>
      </w:ins>
      <w:ins w:id="523" w:author="felipe" w:date="2026-08-31T19:08:20Z">
        <w:r>
          <w:rPr>
            <w:rFonts w:hint="default"/>
            <w:lang w:val="es"/>
          </w:rPr>
          <w:t>e ones</w:t>
        </w:r>
      </w:ins>
      <w:ins w:id="524" w:author="felipe" w:date="2026-08-31T19:08:21Z">
        <w:r>
          <w:rPr>
            <w:rFonts w:hint="default"/>
            <w:lang w:val="es"/>
          </w:rPr>
          <w:t xml:space="preserve"> </w:t>
        </w:r>
      </w:ins>
      <w:del w:id="525" w:author="felipe" w:date="2026-08-31T19:08:23Z">
        <w:r>
          <w:rPr/>
          <w:delText xml:space="preserve">that </w:delText>
        </w:r>
      </w:del>
      <w:r>
        <w:t xml:space="preserve">recorded by </w:t>
      </w:r>
      <w:del w:id="526" w:author="felipe" w:date="2026-08-31T19:08:29Z">
        <w:r>
          <w:rPr>
            <w:rFonts w:hint="default"/>
            <w:lang w:val="en-US"/>
          </w:rPr>
          <w:delText>collectors</w:delText>
        </w:r>
      </w:del>
      <w:ins w:id="527" w:author="felipe" w:date="2026-08-31T19:08:29Z">
        <w:r>
          <w:rPr>
            <w:rFonts w:hint="default"/>
            <w:lang w:val="es"/>
          </w:rPr>
          <w:t>S</w:t>
        </w:r>
      </w:ins>
      <w:ins w:id="528" w:author="felipe" w:date="2026-08-31T19:08:30Z">
        <w:r>
          <w:rPr>
            <w:rFonts w:hint="default"/>
            <w:lang w:val="es"/>
          </w:rPr>
          <w:t>DC</w:t>
        </w:r>
      </w:ins>
      <w:r>
        <w:t xml:space="preserve">. </w:t>
      </w:r>
      <w:del w:id="529" w:author="felipe" w:date="2026-08-31T19:08:33Z">
        <w:r>
          <w:rPr>
            <w:rFonts w:hint="default"/>
            <w:lang w:val="en-US"/>
          </w:rPr>
          <w:delText>H2</w:delText>
        </w:r>
      </w:del>
      <w:ins w:id="530" w:author="felipe" w:date="2026-08-31T19:08:33Z">
        <w:r>
          <w:rPr>
            <w:rFonts w:hint="default"/>
            <w:lang w:val="es"/>
          </w:rPr>
          <w:t>Sec</w:t>
        </w:r>
      </w:ins>
      <w:ins w:id="531" w:author="felipe" w:date="2026-08-31T19:08:34Z">
        <w:r>
          <w:rPr>
            <w:rFonts w:hint="default"/>
            <w:lang w:val="es"/>
          </w:rPr>
          <w:t>ond</w:t>
        </w:r>
      </w:ins>
      <w:ins w:id="532" w:author="felipe" w:date="2026-08-31T19:08:35Z">
        <w:r>
          <w:rPr>
            <w:rFonts w:hint="default"/>
            <w:lang w:val="es"/>
          </w:rPr>
          <w:t>ly</w:t>
        </w:r>
      </w:ins>
      <w:r>
        <w:t xml:space="preserve"> (structure): fog forms under a well-mixed marine boundary layer (lower ∂θ/∂z), dew under a more stratified layer (higher ∂θ/∂z), while ∂q/∂z and ∂U/∂z do not discriminate between regimes, as both require a near-saturated, well-mixed vapour column. </w:t>
      </w:r>
      <w:del w:id="533" w:author="felipe" w:date="2026-08-31T19:08:57Z">
        <w:r>
          <w:rPr>
            <w:rFonts w:hint="default"/>
            <w:lang w:val="en-US"/>
          </w:rPr>
          <w:delText>H3</w:delText>
        </w:r>
      </w:del>
      <w:ins w:id="534" w:author="felipe" w:date="2026-08-31T19:09:02Z">
        <w:r>
          <w:rPr>
            <w:rFonts w:hint="default"/>
            <w:lang w:val="es"/>
          </w:rPr>
          <w:t>T</w:t>
        </w:r>
      </w:ins>
      <w:ins w:id="535" w:author="felipe" w:date="2026-08-31T19:08:57Z">
        <w:r>
          <w:rPr>
            <w:rFonts w:hint="default"/>
            <w:lang w:val="es"/>
          </w:rPr>
          <w:t>hi</w:t>
        </w:r>
      </w:ins>
      <w:ins w:id="536" w:author="felipe" w:date="2026-08-31T19:09:00Z">
        <w:r>
          <w:rPr>
            <w:rFonts w:hint="default"/>
            <w:lang w:val="es"/>
          </w:rPr>
          <w:t>r</w:t>
        </w:r>
      </w:ins>
      <w:ins w:id="537" w:author="felipe" w:date="2026-08-31T19:08:58Z">
        <w:r>
          <w:rPr>
            <w:rFonts w:hint="default"/>
            <w:lang w:val="es"/>
          </w:rPr>
          <w:t>dly</w:t>
        </w:r>
      </w:ins>
      <w:r>
        <w:t xml:space="preserve"> (dynamics): fog is marked by continuous moisture advection (∂q/∂t &gt; 0), </w:t>
      </w:r>
      <w:ins w:id="538" w:author="felipe" w:date="2026-08-31T19:09:12Z">
        <w:r>
          <w:rPr>
            <w:rFonts w:hint="default"/>
            <w:lang w:val="es"/>
          </w:rPr>
          <w:t>whi</w:t>
        </w:r>
      </w:ins>
      <w:ins w:id="539" w:author="felipe" w:date="2026-08-31T19:09:13Z">
        <w:r>
          <w:rPr>
            <w:rFonts w:hint="default"/>
            <w:lang w:val="es"/>
          </w:rPr>
          <w:t xml:space="preserve">le </w:t>
        </w:r>
      </w:ins>
      <w:r>
        <w:t xml:space="preserve">dew by a surface moisture sink (∂q/∂t ≤ 0), reflecting opposite </w:t>
      </w:r>
      <w:ins w:id="540" w:author="felipe" w:date="2026-08-31T19:09:41Z">
        <w:r>
          <w:rPr>
            <w:rFonts w:hint="default"/>
            <w:lang w:val="es"/>
          </w:rPr>
          <w:t>atm</w:t>
        </w:r>
      </w:ins>
      <w:ins w:id="541" w:author="felipe" w:date="2026-08-31T19:09:42Z">
        <w:r>
          <w:rPr>
            <w:rFonts w:hint="default"/>
            <w:lang w:val="es"/>
          </w:rPr>
          <w:t>osph</w:t>
        </w:r>
      </w:ins>
      <w:ins w:id="542" w:author="felipe" w:date="2026-08-31T19:09:43Z">
        <w:r>
          <w:rPr>
            <w:rFonts w:hint="default"/>
            <w:lang w:val="es"/>
          </w:rPr>
          <w:t>eric</w:t>
        </w:r>
      </w:ins>
      <w:ins w:id="543" w:author="felipe" w:date="2026-08-31T19:09:44Z">
        <w:r>
          <w:rPr>
            <w:rFonts w:hint="default"/>
            <w:lang w:val="es"/>
          </w:rPr>
          <w:t xml:space="preserve"> </w:t>
        </w:r>
      </w:ins>
      <w:del w:id="544" w:author="felipe" w:date="2026-08-31T19:09:32Z">
        <w:r>
          <w:rPr>
            <w:rFonts w:hint="default"/>
            <w:lang w:val="en-US"/>
          </w:rPr>
          <w:delText>latent heat flux directions</w:delText>
        </w:r>
      </w:del>
      <w:ins w:id="545" w:author="felipe" w:date="2026-08-31T19:09:32Z">
        <w:r>
          <w:rPr>
            <w:rFonts w:hint="default"/>
            <w:lang w:val="es"/>
          </w:rPr>
          <w:t>water</w:t>
        </w:r>
      </w:ins>
      <w:ins w:id="546" w:author="felipe" w:date="2026-08-31T19:09:33Z">
        <w:r>
          <w:rPr>
            <w:rFonts w:hint="default"/>
            <w:lang w:val="es"/>
          </w:rPr>
          <w:t xml:space="preserve"> vapo</w:t>
        </w:r>
      </w:ins>
      <w:ins w:id="547" w:author="felipe" w:date="2026-08-31T19:09:34Z">
        <w:r>
          <w:rPr>
            <w:rFonts w:hint="default"/>
            <w:lang w:val="es"/>
          </w:rPr>
          <w:t>r</w:t>
        </w:r>
      </w:ins>
      <w:ins w:id="548" w:author="felipe" w:date="2026-08-31T19:09:35Z">
        <w:r>
          <w:rPr>
            <w:rFonts w:hint="default"/>
            <w:lang w:val="es"/>
          </w:rPr>
          <w:t xml:space="preserve"> tend</w:t>
        </w:r>
      </w:ins>
      <w:ins w:id="549" w:author="felipe" w:date="2026-08-31T19:09:36Z">
        <w:r>
          <w:rPr>
            <w:rFonts w:hint="default"/>
            <w:lang w:val="es"/>
          </w:rPr>
          <w:t>ency</w:t>
        </w:r>
      </w:ins>
      <w:r>
        <w:t>.</w:t>
      </w:r>
      <w:ins w:id="550" w:author="felipe" w:date="2026-08-31T19:10:13Z">
        <w:r>
          <w:rPr>
            <w:rFonts w:hint="default"/>
            <w:lang w:val="es"/>
          </w:rPr>
          <w:t xml:space="preserve"> </w:t>
        </w:r>
      </w:ins>
      <w:ins w:id="551" w:author="felipe" w:date="2026-08-31T19:10:14Z">
        <w:r>
          <w:rPr>
            <w:rFonts w:hint="default"/>
            <w:lang w:val="es"/>
          </w:rPr>
          <w:t>To te</w:t>
        </w:r>
      </w:ins>
      <w:ins w:id="552" w:author="felipe" w:date="2026-08-31T19:10:15Z">
        <w:r>
          <w:rPr>
            <w:rFonts w:hint="default"/>
            <w:lang w:val="es"/>
          </w:rPr>
          <w:t xml:space="preserve">st </w:t>
        </w:r>
      </w:ins>
      <w:ins w:id="553" w:author="felipe" w:date="2026-08-31T19:10:17Z">
        <w:r>
          <w:rPr>
            <w:rFonts w:hint="default"/>
            <w:lang w:val="es"/>
          </w:rPr>
          <w:t>t</w:t>
        </w:r>
      </w:ins>
      <w:ins w:id="554" w:author="felipe" w:date="2026-08-31T19:10:18Z">
        <w:r>
          <w:rPr>
            <w:rFonts w:hint="default"/>
            <w:lang w:val="es"/>
          </w:rPr>
          <w:t xml:space="preserve">hese </w:t>
        </w:r>
      </w:ins>
      <w:ins w:id="555" w:author="felipe" w:date="2026-08-31T19:10:19Z">
        <w:r>
          <w:rPr>
            <w:rFonts w:hint="default"/>
            <w:lang w:val="es"/>
          </w:rPr>
          <w:t>hy</w:t>
        </w:r>
      </w:ins>
      <w:ins w:id="556" w:author="felipe" w:date="2026-08-31T19:10:20Z">
        <w:r>
          <w:rPr>
            <w:rFonts w:hint="default"/>
            <w:lang w:val="es"/>
          </w:rPr>
          <w:t>pethes</w:t>
        </w:r>
      </w:ins>
      <w:ins w:id="557" w:author="felipe" w:date="2026-08-31T19:10:21Z">
        <w:r>
          <w:rPr>
            <w:rFonts w:hint="default"/>
            <w:lang w:val="es"/>
          </w:rPr>
          <w:t xml:space="preserve">is, </w:t>
        </w:r>
      </w:ins>
      <w:ins w:id="558" w:author="felipe" w:date="2026-08-31T19:13:01Z">
        <w:r>
          <w:rPr>
            <w:rFonts w:hint="default"/>
            <w:lang w:val="es"/>
          </w:rPr>
          <w:t>our</w:t>
        </w:r>
      </w:ins>
      <w:ins w:id="559" w:author="felipe" w:date="2026-08-31T19:13:02Z">
        <w:r>
          <w:rPr>
            <w:rFonts w:hint="default"/>
            <w:lang w:val="es"/>
          </w:rPr>
          <w:t xml:space="preserve"> meth</w:t>
        </w:r>
      </w:ins>
      <w:ins w:id="560" w:author="felipe" w:date="2026-08-31T19:13:03Z">
        <w:r>
          <w:rPr>
            <w:rFonts w:hint="default"/>
            <w:lang w:val="es"/>
          </w:rPr>
          <w:t>o</w:t>
        </w:r>
      </w:ins>
      <w:ins w:id="561" w:author="felipe" w:date="2026-08-31T19:13:04Z">
        <w:r>
          <w:rPr>
            <w:rFonts w:hint="default"/>
            <w:lang w:val="es"/>
          </w:rPr>
          <w:t>do</w:t>
        </w:r>
      </w:ins>
      <w:ins w:id="562" w:author="felipe" w:date="2026-08-31T19:13:05Z">
        <w:r>
          <w:rPr>
            <w:rFonts w:hint="default"/>
            <w:lang w:val="es"/>
          </w:rPr>
          <w:t>lo</w:t>
        </w:r>
      </w:ins>
      <w:ins w:id="563" w:author="felipe" w:date="2026-08-31T19:13:06Z">
        <w:r>
          <w:rPr>
            <w:rFonts w:hint="default"/>
            <w:lang w:val="es"/>
          </w:rPr>
          <w:t xml:space="preserve">gy </w:t>
        </w:r>
      </w:ins>
      <w:ins w:id="564" w:author="felipe" w:date="2026-08-31T19:13:08Z">
        <w:r>
          <w:rPr>
            <w:rFonts w:hint="default"/>
            <w:lang w:val="es"/>
          </w:rPr>
          <w:t>was</w:t>
        </w:r>
      </w:ins>
      <w:ins w:id="565" w:author="felipe" w:date="2026-08-31T19:13:09Z">
        <w:r>
          <w:rPr>
            <w:rFonts w:hint="default"/>
            <w:lang w:val="es"/>
          </w:rPr>
          <w:t xml:space="preserve"> base</w:t>
        </w:r>
      </w:ins>
      <w:ins w:id="566" w:author="felipe" w:date="2026-08-31T19:13:10Z">
        <w:r>
          <w:rPr>
            <w:rFonts w:hint="default"/>
            <w:lang w:val="es"/>
          </w:rPr>
          <w:t xml:space="preserve">d </w:t>
        </w:r>
      </w:ins>
      <w:ins w:id="567" w:author="felipe" w:date="2026-08-31T19:13:46Z">
        <w:r>
          <w:rPr>
            <w:rFonts w:hint="default"/>
            <w:lang w:val="es"/>
          </w:rPr>
          <w:t>a comb</w:t>
        </w:r>
      </w:ins>
      <w:ins w:id="568" w:author="felipe" w:date="2026-08-31T19:13:47Z">
        <w:r>
          <w:rPr>
            <w:rFonts w:hint="default"/>
            <w:lang w:val="es"/>
          </w:rPr>
          <w:t>ination</w:t>
        </w:r>
      </w:ins>
      <w:ins w:id="569" w:author="felipe" w:date="2026-08-31T19:13:48Z">
        <w:r>
          <w:rPr>
            <w:rFonts w:hint="default"/>
            <w:lang w:val="es"/>
          </w:rPr>
          <w:t xml:space="preserve"> of</w:t>
        </w:r>
      </w:ins>
      <w:ins w:id="570" w:author="felipe" w:date="2026-08-31T19:13:49Z">
        <w:r>
          <w:rPr>
            <w:rFonts w:hint="default"/>
            <w:lang w:val="es"/>
          </w:rPr>
          <w:t xml:space="preserve"> in</w:t>
        </w:r>
      </w:ins>
      <w:ins w:id="571" w:author="felipe" w:date="2026-08-31T19:13:50Z">
        <w:r>
          <w:rPr>
            <w:rFonts w:hint="default"/>
            <w:lang w:val="es"/>
          </w:rPr>
          <w:t>-s</w:t>
        </w:r>
      </w:ins>
      <w:ins w:id="572" w:author="felipe" w:date="2026-08-31T19:13:51Z">
        <w:r>
          <w:rPr>
            <w:rFonts w:hint="default"/>
            <w:lang w:val="es"/>
          </w:rPr>
          <w:t xml:space="preserve">itu </w:t>
        </w:r>
      </w:ins>
      <w:ins w:id="573" w:author="felipe" w:date="2026-08-31T19:13:54Z">
        <w:r>
          <w:rPr>
            <w:rFonts w:hint="default"/>
            <w:lang w:val="es"/>
          </w:rPr>
          <w:t>meteor</w:t>
        </w:r>
      </w:ins>
      <w:ins w:id="574" w:author="felipe" w:date="2026-08-31T19:13:55Z">
        <w:r>
          <w:rPr>
            <w:rFonts w:hint="default"/>
            <w:lang w:val="es"/>
          </w:rPr>
          <w:t>ologic</w:t>
        </w:r>
      </w:ins>
      <w:ins w:id="575" w:author="felipe" w:date="2026-08-31T19:13:56Z">
        <w:r>
          <w:rPr>
            <w:rFonts w:hint="default"/>
            <w:lang w:val="es"/>
          </w:rPr>
          <w:t>al o</w:t>
        </w:r>
      </w:ins>
      <w:ins w:id="576" w:author="felipe" w:date="2026-08-31T19:13:57Z">
        <w:r>
          <w:rPr>
            <w:rFonts w:hint="default"/>
            <w:lang w:val="es"/>
          </w:rPr>
          <w:t>bservat</w:t>
        </w:r>
      </w:ins>
      <w:ins w:id="577" w:author="felipe" w:date="2026-08-31T19:13:58Z">
        <w:r>
          <w:rPr>
            <w:rFonts w:hint="default"/>
            <w:lang w:val="es"/>
          </w:rPr>
          <w:t>ion</w:t>
        </w:r>
      </w:ins>
      <w:ins w:id="578" w:author="felipe" w:date="2026-08-31T19:13:59Z">
        <w:r>
          <w:rPr>
            <w:rFonts w:hint="default"/>
            <w:lang w:val="es"/>
          </w:rPr>
          <w:t>s f</w:t>
        </w:r>
      </w:ins>
      <w:ins w:id="579" w:author="felipe" w:date="2026-08-31T19:14:01Z">
        <w:r>
          <w:rPr>
            <w:rFonts w:hint="default"/>
            <w:lang w:val="es"/>
          </w:rPr>
          <w:t>r</w:t>
        </w:r>
      </w:ins>
      <w:ins w:id="580" w:author="felipe" w:date="2026-08-31T19:14:02Z">
        <w:r>
          <w:rPr>
            <w:rFonts w:hint="default"/>
            <w:lang w:val="es"/>
          </w:rPr>
          <w:t>om a to</w:t>
        </w:r>
      </w:ins>
      <w:ins w:id="581" w:author="felipe" w:date="2026-08-31T19:14:03Z">
        <w:r>
          <w:rPr>
            <w:rFonts w:hint="default"/>
            <w:lang w:val="es"/>
          </w:rPr>
          <w:t>pohgr</w:t>
        </w:r>
      </w:ins>
      <w:ins w:id="582" w:author="felipe" w:date="2026-08-31T19:14:04Z">
        <w:r>
          <w:rPr>
            <w:rFonts w:hint="default"/>
            <w:lang w:val="es"/>
          </w:rPr>
          <w:t>aph</w:t>
        </w:r>
      </w:ins>
      <w:ins w:id="583" w:author="felipe" w:date="2026-08-31T19:14:05Z">
        <w:r>
          <w:rPr>
            <w:rFonts w:hint="default"/>
            <w:lang w:val="es"/>
          </w:rPr>
          <w:t xml:space="preserve">ic </w:t>
        </w:r>
      </w:ins>
      <w:ins w:id="584" w:author="felipe" w:date="2026-08-31T19:14:07Z">
        <w:r>
          <w:rPr>
            <w:rFonts w:hint="default"/>
            <w:lang w:val="es"/>
          </w:rPr>
          <w:t>tr</w:t>
        </w:r>
      </w:ins>
      <w:ins w:id="585" w:author="felipe" w:date="2026-08-31T19:14:08Z">
        <w:r>
          <w:rPr>
            <w:rFonts w:hint="default"/>
            <w:lang w:val="es"/>
          </w:rPr>
          <w:t>ans</w:t>
        </w:r>
      </w:ins>
      <w:ins w:id="586" w:author="felipe" w:date="2026-08-31T19:14:12Z">
        <w:r>
          <w:rPr>
            <w:rFonts w:hint="default"/>
            <w:lang w:val="es"/>
          </w:rPr>
          <w:t>e</w:t>
        </w:r>
      </w:ins>
      <w:ins w:id="587" w:author="felipe" w:date="2026-08-31T19:14:13Z">
        <w:r>
          <w:rPr>
            <w:rFonts w:hint="default"/>
            <w:lang w:val="es"/>
          </w:rPr>
          <w:t>ct</w:t>
        </w:r>
      </w:ins>
      <w:ins w:id="588" w:author="felipe" w:date="2026-08-31T19:14:16Z">
        <w:r>
          <w:rPr>
            <w:rFonts w:hint="default"/>
            <w:lang w:val="es"/>
          </w:rPr>
          <w:t xml:space="preserve"> a</w:t>
        </w:r>
      </w:ins>
      <w:ins w:id="589" w:author="felipe" w:date="2026-08-31T19:14:17Z">
        <w:r>
          <w:rPr>
            <w:rFonts w:hint="default"/>
            <w:lang w:val="es"/>
          </w:rPr>
          <w:t>nd sat</w:t>
        </w:r>
      </w:ins>
      <w:ins w:id="590" w:author="felipe" w:date="2026-08-31T19:14:18Z">
        <w:r>
          <w:rPr>
            <w:rFonts w:hint="default"/>
            <w:lang w:val="es"/>
          </w:rPr>
          <w:t xml:space="preserve">ellite </w:t>
        </w:r>
      </w:ins>
      <w:ins w:id="591" w:author="felipe" w:date="2026-08-31T19:14:26Z">
        <w:r>
          <w:rPr>
            <w:rFonts w:hint="default"/>
            <w:lang w:val="es"/>
          </w:rPr>
          <w:t>in</w:t>
        </w:r>
      </w:ins>
      <w:ins w:id="592" w:author="felipe" w:date="2026-08-31T19:14:27Z">
        <w:r>
          <w:rPr>
            <w:rFonts w:hint="default"/>
            <w:lang w:val="es"/>
          </w:rPr>
          <w:t>formatio</w:t>
        </w:r>
      </w:ins>
      <w:ins w:id="593" w:author="felipe" w:date="2026-08-31T19:14:28Z">
        <w:r>
          <w:rPr>
            <w:rFonts w:hint="default"/>
            <w:lang w:val="es"/>
          </w:rPr>
          <w:t>n retie</w:t>
        </w:r>
      </w:ins>
      <w:ins w:id="594" w:author="felipe" w:date="2026-08-31T19:14:29Z">
        <w:r>
          <w:rPr>
            <w:rFonts w:hint="default"/>
            <w:lang w:val="es"/>
          </w:rPr>
          <w:t>ved</w:t>
        </w:r>
      </w:ins>
      <w:ins w:id="595" w:author="felipe" w:date="2026-08-31T19:14:30Z">
        <w:r>
          <w:rPr>
            <w:rFonts w:hint="default"/>
            <w:lang w:val="es"/>
          </w:rPr>
          <w:t xml:space="preserve"> fr</w:t>
        </w:r>
      </w:ins>
      <w:ins w:id="596" w:author="felipe" w:date="2026-08-31T19:14:31Z">
        <w:r>
          <w:rPr>
            <w:rFonts w:hint="default"/>
            <w:lang w:val="es"/>
          </w:rPr>
          <w:t>om GOE</w:t>
        </w:r>
      </w:ins>
      <w:ins w:id="597" w:author="felipe" w:date="2026-08-31T19:14:32Z">
        <w:r>
          <w:rPr>
            <w:rFonts w:hint="default"/>
            <w:lang w:val="es"/>
          </w:rPr>
          <w:t>S satell</w:t>
        </w:r>
      </w:ins>
      <w:ins w:id="598" w:author="felipe" w:date="2026-08-31T19:14:33Z">
        <w:r>
          <w:rPr>
            <w:rFonts w:hint="default"/>
            <w:lang w:val="es"/>
          </w:rPr>
          <w:t xml:space="preserve">ite. </w:t>
        </w:r>
      </w:ins>
      <w:ins w:id="599" w:author="felipe" w:date="2026-08-31T19:14:41Z">
        <w:r>
          <w:rPr>
            <w:rFonts w:hint="default"/>
            <w:lang w:val="es"/>
          </w:rPr>
          <w:t>Thise</w:t>
        </w:r>
      </w:ins>
      <w:ins w:id="600" w:author="felipe" w:date="2026-08-31T19:14:42Z">
        <w:r>
          <w:rPr>
            <w:rFonts w:hint="default"/>
            <w:lang w:val="es"/>
          </w:rPr>
          <w:t xml:space="preserve"> </w:t>
        </w:r>
      </w:ins>
      <w:ins w:id="601" w:author="felipe" w:date="2026-08-31T19:14:43Z">
        <w:r>
          <w:rPr>
            <w:rFonts w:hint="default"/>
            <w:lang w:val="es"/>
          </w:rPr>
          <w:t>manu</w:t>
        </w:r>
      </w:ins>
      <w:ins w:id="602" w:author="felipe" w:date="2026-08-31T19:14:44Z">
        <w:r>
          <w:rPr>
            <w:rFonts w:hint="default"/>
            <w:lang w:val="es"/>
          </w:rPr>
          <w:t>s</w:t>
        </w:r>
      </w:ins>
      <w:ins w:id="603" w:author="felipe" w:date="2026-08-31T19:14:45Z">
        <w:r>
          <w:rPr>
            <w:rFonts w:hint="default"/>
            <w:lang w:val="es"/>
          </w:rPr>
          <w:t xml:space="preserve">cript </w:t>
        </w:r>
      </w:ins>
      <w:ins w:id="604" w:author="felipe" w:date="2026-08-31T19:14:46Z">
        <w:r>
          <w:rPr>
            <w:rFonts w:hint="default"/>
            <w:lang w:val="es"/>
          </w:rPr>
          <w:t xml:space="preserve">is </w:t>
        </w:r>
      </w:ins>
      <w:ins w:id="605" w:author="felipe" w:date="2026-08-31T19:14:47Z">
        <w:r>
          <w:rPr>
            <w:rFonts w:hint="default"/>
            <w:lang w:val="es"/>
          </w:rPr>
          <w:t>stru</w:t>
        </w:r>
      </w:ins>
      <w:ins w:id="606" w:author="felipe" w:date="2026-08-31T19:14:48Z">
        <w:r>
          <w:rPr>
            <w:rFonts w:hint="default"/>
            <w:lang w:val="es"/>
          </w:rPr>
          <w:t xml:space="preserve">ctured </w:t>
        </w:r>
      </w:ins>
      <w:ins w:id="607" w:author="felipe" w:date="2026-08-31T19:14:49Z">
        <w:r>
          <w:rPr>
            <w:rFonts w:hint="default"/>
            <w:lang w:val="es"/>
          </w:rPr>
          <w:t>as fol</w:t>
        </w:r>
      </w:ins>
      <w:ins w:id="608" w:author="felipe" w:date="2026-08-31T19:14:50Z">
        <w:r>
          <w:rPr>
            <w:rFonts w:hint="default"/>
            <w:lang w:val="es"/>
          </w:rPr>
          <w:t>lows</w:t>
        </w:r>
      </w:ins>
      <w:ins w:id="609" w:author="felipe" w:date="2026-08-31T19:14:52Z">
        <w:r>
          <w:rPr>
            <w:rFonts w:hint="default"/>
            <w:lang w:val="es"/>
          </w:rPr>
          <w:t>....</w:t>
        </w:r>
      </w:ins>
      <w:bookmarkStart w:id="19" w:name="_GoBack"/>
      <w:bookmarkEnd w:id="19"/>
    </w:p>
    <w:bookmarkEnd w:id="0"/>
    <w:p>
      <w:pPr>
        <w:pStyle w:val="2"/>
      </w:pPr>
      <w:bookmarkStart w:id="1" w:name="references"/>
      <w:r>
        <w:t>References</w:t>
      </w:r>
    </w:p>
    <w:p>
      <w:pPr>
        <w:pStyle w:val="31"/>
      </w:pPr>
      <w:bookmarkStart w:id="2" w:name="ref-Cereceda2008"/>
      <w:bookmarkStart w:id="3" w:name="refs"/>
      <w:r>
        <w:t xml:space="preserve">Cereceda, P., Larrain, H., Osses, P., Farías, M., &amp; Egaña, I. (2008). The spatial and temporal variability of fog and its relation to fog oases in the atacama desert, chile. </w:t>
      </w:r>
      <w:r>
        <w:rPr>
          <w:i/>
          <w:iCs/>
        </w:rPr>
        <w:t>Atmospheric Research</w:t>
      </w:r>
      <w:r>
        <w:t xml:space="preserve">, </w:t>
      </w:r>
      <w:r>
        <w:rPr>
          <w:i/>
          <w:iCs/>
        </w:rPr>
        <w:t>87</w:t>
      </w:r>
      <w:r>
        <w:t xml:space="preserve">(3-4), 312–323. </w:t>
      </w:r>
      <w:r>
        <w:fldChar w:fldCharType="begin"/>
      </w:r>
      <w:r>
        <w:instrText xml:space="preserve"> HYPERLINK "https://doi.org/10.1016/j.atmosres.2007.11.012" \h </w:instrText>
      </w:r>
      <w:r>
        <w:fldChar w:fldCharType="separate"/>
      </w:r>
      <w:r>
        <w:rPr>
          <w:rStyle w:val="22"/>
        </w:rPr>
        <w:t>https://doi.org/10.1016/j.atmosres.2007.11.012</w:t>
      </w:r>
      <w:r>
        <w:rPr>
          <w:rStyle w:val="22"/>
        </w:rPr>
        <w:fldChar w:fldCharType="end"/>
      </w:r>
    </w:p>
    <w:bookmarkEnd w:id="2"/>
    <w:p>
      <w:pPr>
        <w:pStyle w:val="31"/>
      </w:pPr>
      <w:bookmarkStart w:id="4" w:name="ref-Cereceda2002"/>
      <w:r>
        <w:t xml:space="preserve">Cereceda, P., Osses, P., Larrain, H., Farı́as, M., Lagos, M., Pinto, R., &amp; Schemenauer, R. S. (2002). Advective, orographic and radiation fog in the tarapacá region, chile. </w:t>
      </w:r>
      <w:r>
        <w:rPr>
          <w:i/>
          <w:iCs/>
        </w:rPr>
        <w:t>Atmospheric Research</w:t>
      </w:r>
      <w:r>
        <w:t xml:space="preserve">, </w:t>
      </w:r>
      <w:r>
        <w:rPr>
          <w:i/>
          <w:iCs/>
        </w:rPr>
        <w:t>64</w:t>
      </w:r>
      <w:r>
        <w:t xml:space="preserve">(1-4), 261–271. </w:t>
      </w:r>
      <w:r>
        <w:fldChar w:fldCharType="begin"/>
      </w:r>
      <w:r>
        <w:instrText xml:space="preserve"> HYPERLINK "https://doi.org/10.1016/s0169-8095(02)00097-2" \h </w:instrText>
      </w:r>
      <w:r>
        <w:fldChar w:fldCharType="separate"/>
      </w:r>
      <w:r>
        <w:rPr>
          <w:rStyle w:val="22"/>
        </w:rPr>
        <w:t>https://doi.org/10.1016/s0169-8095(02)00097-2</w:t>
      </w:r>
      <w:r>
        <w:rPr>
          <w:rStyle w:val="22"/>
        </w:rPr>
        <w:fldChar w:fldCharType="end"/>
      </w:r>
    </w:p>
    <w:bookmarkEnd w:id="4"/>
    <w:p>
      <w:pPr>
        <w:pStyle w:val="31"/>
      </w:pPr>
      <w:bookmarkStart w:id="5" w:name="ref-Chamizo2021"/>
      <w:r>
        <w:t xml:space="preserve">Chamizo, S., Rodríguez-Caballero, E., Moro, M. J., &amp; Cantón, Y. (2021). Non-rainfall water inputs: A key water source for biocrust carbon fixation. </w:t>
      </w:r>
      <w:r>
        <w:rPr>
          <w:i/>
          <w:iCs/>
        </w:rPr>
        <w:t>Science of The Total Environment</w:t>
      </w:r>
      <w:r>
        <w:t xml:space="preserve">, </w:t>
      </w:r>
      <w:r>
        <w:rPr>
          <w:i/>
          <w:iCs/>
        </w:rPr>
        <w:t>792</w:t>
      </w:r>
      <w:r>
        <w:t xml:space="preserve">, 148299. </w:t>
      </w:r>
      <w:r>
        <w:fldChar w:fldCharType="begin"/>
      </w:r>
      <w:r>
        <w:instrText xml:space="preserve"> HYPERLINK "https://doi.org/10.1016/j.scitotenv.2021.148299" \h </w:instrText>
      </w:r>
      <w:r>
        <w:fldChar w:fldCharType="separate"/>
      </w:r>
      <w:r>
        <w:rPr>
          <w:rStyle w:val="22"/>
        </w:rPr>
        <w:t>https://doi.org/10.1016/j.scitotenv.2021.148299</w:t>
      </w:r>
      <w:r>
        <w:rPr>
          <w:rStyle w:val="22"/>
        </w:rPr>
        <w:fldChar w:fldCharType="end"/>
      </w:r>
    </w:p>
    <w:bookmarkEnd w:id="5"/>
    <w:p>
      <w:pPr>
        <w:pStyle w:val="31"/>
      </w:pPr>
      <w:bookmarkStart w:id="6" w:name="ref-Gultepe2007"/>
      <w:r>
        <w:t xml:space="preserve">Gultepe, I., Tardif, R., Michaelides, S. C., Cermak, J., Bott, A., Bendix, J., Müller, M. D., Pagowski, M., Hansen, B., Ellrod, G., Jacobs, W., Toth, G., &amp; Cober, S. G. (2007). Fog research: A review of past achievements and future perspectives. In </w:t>
      </w:r>
      <w:r>
        <w:rPr>
          <w:i/>
          <w:iCs/>
        </w:rPr>
        <w:t>Fog and boundary layer clouds: Fog visibility and forecasting</w:t>
      </w:r>
      <w:r>
        <w:t xml:space="preserve"> (pp. 1121–1159). Birkhäuser Basel. </w:t>
      </w:r>
      <w:r>
        <w:fldChar w:fldCharType="begin"/>
      </w:r>
      <w:r>
        <w:instrText xml:space="preserve"> HYPERLINK "https://doi.org/10.1007/978-3-7643-8419-7_3" \h </w:instrText>
      </w:r>
      <w:r>
        <w:fldChar w:fldCharType="separate"/>
      </w:r>
      <w:r>
        <w:rPr>
          <w:rStyle w:val="22"/>
        </w:rPr>
        <w:t>https://doi.org/10.1007/978-3-7643-8419-7_3</w:t>
      </w:r>
      <w:r>
        <w:rPr>
          <w:rStyle w:val="22"/>
        </w:rPr>
        <w:fldChar w:fldCharType="end"/>
      </w:r>
    </w:p>
    <w:bookmarkEnd w:id="6"/>
    <w:p>
      <w:pPr>
        <w:pStyle w:val="31"/>
      </w:pPr>
      <w:bookmarkStart w:id="7" w:name="ref-Houston2006"/>
      <w:r>
        <w:t xml:space="preserve">Houston, J. (2006). Variability of precipitation in the Atacama Desert: Its causes and hydrological impact. </w:t>
      </w:r>
      <w:r>
        <w:rPr>
          <w:i/>
          <w:iCs/>
        </w:rPr>
        <w:t>International Journal of Climatology</w:t>
      </w:r>
      <w:r>
        <w:t xml:space="preserve">, </w:t>
      </w:r>
      <w:r>
        <w:rPr>
          <w:i/>
          <w:iCs/>
        </w:rPr>
        <w:t>26</w:t>
      </w:r>
      <w:r>
        <w:t xml:space="preserve">(15), 2181–2198. </w:t>
      </w:r>
      <w:r>
        <w:fldChar w:fldCharType="begin"/>
      </w:r>
      <w:r>
        <w:instrText xml:space="preserve"> HYPERLINK "https://doi.org/10.1002/joc.1359" \h </w:instrText>
      </w:r>
      <w:r>
        <w:fldChar w:fldCharType="separate"/>
      </w:r>
      <w:r>
        <w:rPr>
          <w:rStyle w:val="22"/>
        </w:rPr>
        <w:t>https://doi.org/10.1002/joc.1359</w:t>
      </w:r>
      <w:r>
        <w:rPr>
          <w:rStyle w:val="22"/>
        </w:rPr>
        <w:fldChar w:fldCharType="end"/>
      </w:r>
    </w:p>
    <w:bookmarkEnd w:id="7"/>
    <w:p>
      <w:pPr>
        <w:pStyle w:val="31"/>
      </w:pPr>
      <w:bookmarkStart w:id="8" w:name="ref-KeimVera2024"/>
      <w:r>
        <w:t xml:space="preserve">Keim-Vera, K., Lobos-Roco, F., Aguirre, I., Merino, C., &amp; Río, C. del. (2024). Fog types frequency and their collectable water potential in the atacama desert. </w:t>
      </w:r>
      <w:r>
        <w:rPr>
          <w:i/>
          <w:iCs/>
        </w:rPr>
        <w:t>Atmospheric Research</w:t>
      </w:r>
      <w:r>
        <w:t xml:space="preserve">, </w:t>
      </w:r>
      <w:r>
        <w:rPr>
          <w:i/>
          <w:iCs/>
        </w:rPr>
        <w:t>312</w:t>
      </w:r>
      <w:r>
        <w:t xml:space="preserve">, 107747. </w:t>
      </w:r>
      <w:r>
        <w:fldChar w:fldCharType="begin"/>
      </w:r>
      <w:r>
        <w:instrText xml:space="preserve"> HYPERLINK "https://doi.org/10.1016/j.atmosres.2024.107747" \h </w:instrText>
      </w:r>
      <w:r>
        <w:fldChar w:fldCharType="separate"/>
      </w:r>
      <w:r>
        <w:rPr>
          <w:rStyle w:val="22"/>
        </w:rPr>
        <w:t>https://doi.org/10.1016/j.atmosres.2024.107747</w:t>
      </w:r>
      <w:r>
        <w:rPr>
          <w:rStyle w:val="22"/>
        </w:rPr>
        <w:fldChar w:fldCharType="end"/>
      </w:r>
    </w:p>
    <w:bookmarkEnd w:id="8"/>
    <w:p>
      <w:pPr>
        <w:pStyle w:val="31"/>
      </w:pPr>
      <w:bookmarkStart w:id="9" w:name="ref-Li2025"/>
      <w:r>
        <w:t xml:space="preserve">Li, H., Han, C., Yang, Y., &amp; Chen, R. (2025). Advances and challenges in dew research on land surface: A review. </w:t>
      </w:r>
      <w:r>
        <w:rPr>
          <w:i/>
          <w:iCs/>
        </w:rPr>
        <w:t>Hydrology</w:t>
      </w:r>
      <w:r>
        <w:t xml:space="preserve">, </w:t>
      </w:r>
      <w:r>
        <w:rPr>
          <w:i/>
          <w:iCs/>
        </w:rPr>
        <w:t>12</w:t>
      </w:r>
      <w:r>
        <w:t xml:space="preserve">(12), 320. </w:t>
      </w:r>
      <w:r>
        <w:fldChar w:fldCharType="begin"/>
      </w:r>
      <w:r>
        <w:instrText xml:space="preserve"> HYPERLINK "https://doi.org/10.3390/hydrology12120320" \h </w:instrText>
      </w:r>
      <w:r>
        <w:fldChar w:fldCharType="separate"/>
      </w:r>
      <w:r>
        <w:rPr>
          <w:rStyle w:val="22"/>
        </w:rPr>
        <w:t>https://doi.org/10.3390/hydrology12120320</w:t>
      </w:r>
      <w:r>
        <w:rPr>
          <w:rStyle w:val="22"/>
        </w:rPr>
        <w:fldChar w:fldCharType="end"/>
      </w:r>
    </w:p>
    <w:bookmarkEnd w:id="9"/>
    <w:p>
      <w:pPr>
        <w:pStyle w:val="31"/>
      </w:pPr>
      <w:bookmarkStart w:id="10" w:name="ref-LobosRoco2018"/>
      <w:r>
        <w:t xml:space="preserve">Lobos Roco, F., Vilà-Guerau de Arellano, J., &amp; Pedruzo-Bagazgoitia, X. (2018). Characterizing the influence of the marine stratocumulus cloud on the land fog at the atacama desert. </w:t>
      </w:r>
      <w:r>
        <w:rPr>
          <w:i/>
          <w:iCs/>
        </w:rPr>
        <w:t>Atmospheric Research</w:t>
      </w:r>
      <w:r>
        <w:t xml:space="preserve">, </w:t>
      </w:r>
      <w:r>
        <w:rPr>
          <w:i/>
          <w:iCs/>
        </w:rPr>
        <w:t>214</w:t>
      </w:r>
      <w:r>
        <w:t xml:space="preserve">, 109–120. </w:t>
      </w:r>
      <w:r>
        <w:fldChar w:fldCharType="begin"/>
      </w:r>
      <w:r>
        <w:instrText xml:space="preserve"> HYPERLINK "https://doi.org/10.1016/j.atmosres.2018.07.009" \h </w:instrText>
      </w:r>
      <w:r>
        <w:fldChar w:fldCharType="separate"/>
      </w:r>
      <w:r>
        <w:rPr>
          <w:rStyle w:val="22"/>
        </w:rPr>
        <w:t>https://doi.org/10.1016/j.atmosres.2018.07.009</w:t>
      </w:r>
      <w:r>
        <w:rPr>
          <w:rStyle w:val="22"/>
        </w:rPr>
        <w:fldChar w:fldCharType="end"/>
      </w:r>
    </w:p>
    <w:bookmarkEnd w:id="10"/>
    <w:p>
      <w:pPr>
        <w:pStyle w:val="31"/>
      </w:pPr>
      <w:bookmarkStart w:id="11" w:name="ref-LobosRoco2024"/>
      <w:r>
        <w:t xml:space="preserve">Lobos-Roco, F., Suárez, F., Aguirre-Correa, F., Keim, K., Aguirre, I., Vargas, C., Abarca, F., Ramírez, C., Escobar, R., Osses, P., &amp; Río, C. del. (2024). Understanding inland fog and dew dynamics for assessing potential non-rainfall water use in the atacama. </w:t>
      </w:r>
      <w:r>
        <w:rPr>
          <w:i/>
          <w:iCs/>
        </w:rPr>
        <w:t>Journal of Arid Environments</w:t>
      </w:r>
      <w:r>
        <w:t xml:space="preserve">, </w:t>
      </w:r>
      <w:r>
        <w:rPr>
          <w:i/>
          <w:iCs/>
        </w:rPr>
        <w:t>221</w:t>
      </w:r>
      <w:r>
        <w:t xml:space="preserve">, 105125. </w:t>
      </w:r>
      <w:r>
        <w:fldChar w:fldCharType="begin"/>
      </w:r>
      <w:r>
        <w:instrText xml:space="preserve"> HYPERLINK "https://doi.org/10.1016/j.jaridenv.2024.105125" \h </w:instrText>
      </w:r>
      <w:r>
        <w:fldChar w:fldCharType="separate"/>
      </w:r>
      <w:r>
        <w:rPr>
          <w:rStyle w:val="22"/>
        </w:rPr>
        <w:t>https://doi.org/10.1016/j.jaridenv.2024.105125</w:t>
      </w:r>
      <w:r>
        <w:rPr>
          <w:rStyle w:val="22"/>
        </w:rPr>
        <w:fldChar w:fldCharType="end"/>
      </w:r>
    </w:p>
    <w:bookmarkEnd w:id="11"/>
    <w:p>
      <w:pPr>
        <w:pStyle w:val="31"/>
      </w:pPr>
      <w:bookmarkStart w:id="12" w:name="ref-Monteith1957"/>
      <w:r>
        <w:t xml:space="preserve">Monteith, J. L. (1957). Dew. </w:t>
      </w:r>
      <w:r>
        <w:rPr>
          <w:i/>
          <w:iCs/>
        </w:rPr>
        <w:t>Quarterly Journal of the Royal Meteorological Society</w:t>
      </w:r>
      <w:r>
        <w:t xml:space="preserve">, </w:t>
      </w:r>
      <w:r>
        <w:rPr>
          <w:i/>
          <w:iCs/>
        </w:rPr>
        <w:t>83</w:t>
      </w:r>
      <w:r>
        <w:t xml:space="preserve">(357), 322–341. </w:t>
      </w:r>
      <w:r>
        <w:fldChar w:fldCharType="begin"/>
      </w:r>
      <w:r>
        <w:instrText xml:space="preserve"> HYPERLINK "https://doi.org/10.1002/qj.49708335706" \h </w:instrText>
      </w:r>
      <w:r>
        <w:fldChar w:fldCharType="separate"/>
      </w:r>
      <w:r>
        <w:rPr>
          <w:rStyle w:val="22"/>
        </w:rPr>
        <w:t>https://doi.org/10.1002/qj.49708335706</w:t>
      </w:r>
      <w:r>
        <w:rPr>
          <w:rStyle w:val="22"/>
        </w:rPr>
        <w:fldChar w:fldCharType="end"/>
      </w:r>
    </w:p>
    <w:bookmarkEnd w:id="12"/>
    <w:p>
      <w:pPr>
        <w:pStyle w:val="31"/>
      </w:pPr>
      <w:bookmarkStart w:id="13" w:name="ref-Muselli2002"/>
      <w:r>
        <w:t xml:space="preserve">Muselli, M., Beysens, D., Marcillat, J., Milimouk, I., Nilsson, T., &amp; Louche, A. (2002). Dew water collector for potable water in ajaccio (corsica island, france). </w:t>
      </w:r>
      <w:r>
        <w:rPr>
          <w:i/>
          <w:iCs/>
        </w:rPr>
        <w:t>Atmospheric Research</w:t>
      </w:r>
      <w:r>
        <w:t xml:space="preserve">, </w:t>
      </w:r>
      <w:r>
        <w:rPr>
          <w:i/>
          <w:iCs/>
        </w:rPr>
        <w:t>64</w:t>
      </w:r>
      <w:r>
        <w:t xml:space="preserve">(1-4), 297–312. </w:t>
      </w:r>
      <w:r>
        <w:fldChar w:fldCharType="begin"/>
      </w:r>
      <w:r>
        <w:instrText xml:space="preserve"> HYPERLINK "https://doi.org/10.1016/s0169-8095(02)00100-x" \h </w:instrText>
      </w:r>
      <w:r>
        <w:fldChar w:fldCharType="separate"/>
      </w:r>
      <w:r>
        <w:rPr>
          <w:rStyle w:val="22"/>
        </w:rPr>
        <w:t>https://doi.org/10.1016/s0169-8095(02)00100-x</w:t>
      </w:r>
      <w:r>
        <w:rPr>
          <w:rStyle w:val="22"/>
        </w:rPr>
        <w:fldChar w:fldCharType="end"/>
      </w:r>
    </w:p>
    <w:bookmarkEnd w:id="13"/>
    <w:p>
      <w:pPr>
        <w:pStyle w:val="31"/>
      </w:pPr>
      <w:bookmarkStart w:id="14" w:name="ref-delRo2021b"/>
      <w:r>
        <w:t xml:space="preserve">Río, C. del, Lobos-Roco, F., Latorre, C., Koch, M. A., García, J.-L., Osses, P., Lambert, F., Alfaro, F., &amp; Siegmund, A. (2021). Spatial distribution and interannual variability of coastal fog and low clouds cover in the hyperarid atacama desert and implications for past and present tillandsia landbeckii ecosystems. </w:t>
      </w:r>
      <w:r>
        <w:rPr>
          <w:i/>
          <w:iCs/>
        </w:rPr>
        <w:t>Plant Systematics and Evolution</w:t>
      </w:r>
      <w:r>
        <w:t xml:space="preserve">, </w:t>
      </w:r>
      <w:r>
        <w:rPr>
          <w:i/>
          <w:iCs/>
        </w:rPr>
        <w:t>307</w:t>
      </w:r>
      <w:r>
        <w:t xml:space="preserve">(5). </w:t>
      </w:r>
      <w:r>
        <w:fldChar w:fldCharType="begin"/>
      </w:r>
      <w:r>
        <w:instrText xml:space="preserve"> HYPERLINK "https://doi.org/10.1007/s00606-021-01782-z" \h </w:instrText>
      </w:r>
      <w:r>
        <w:fldChar w:fldCharType="separate"/>
      </w:r>
      <w:r>
        <w:rPr>
          <w:rStyle w:val="22"/>
        </w:rPr>
        <w:t>https://doi.org/10.1007/s00606-021-01782-z</w:t>
      </w:r>
      <w:r>
        <w:rPr>
          <w:rStyle w:val="22"/>
        </w:rPr>
        <w:fldChar w:fldCharType="end"/>
      </w:r>
    </w:p>
    <w:bookmarkEnd w:id="14"/>
    <w:p>
      <w:pPr>
        <w:pStyle w:val="31"/>
      </w:pPr>
      <w:bookmarkStart w:id="15" w:name="ref-RUTLLANT2002"/>
      <w:r>
        <w:t xml:space="preserve">Rutllant, J., &amp; Montecino, V. (2002). Multiscale upwelling forcing cycles and biological response off north-central chile. </w:t>
      </w:r>
      <w:r>
        <w:rPr>
          <w:i/>
          <w:iCs/>
        </w:rPr>
        <w:t>Revista Chilena de Historia Natural</w:t>
      </w:r>
      <w:r>
        <w:t xml:space="preserve">, </w:t>
      </w:r>
      <w:r>
        <w:rPr>
          <w:i/>
          <w:iCs/>
        </w:rPr>
        <w:t>75</w:t>
      </w:r>
      <w:r>
        <w:t xml:space="preserve">(1). </w:t>
      </w:r>
      <w:r>
        <w:fldChar w:fldCharType="begin"/>
      </w:r>
      <w:r>
        <w:instrText xml:space="preserve"> HYPERLINK "https://doi.org/10.4067/s0716-078x2002000100020" \h </w:instrText>
      </w:r>
      <w:r>
        <w:fldChar w:fldCharType="separate"/>
      </w:r>
      <w:r>
        <w:rPr>
          <w:rStyle w:val="22"/>
        </w:rPr>
        <w:t>https://doi.org/10.4067/s0716-078x2002000100020</w:t>
      </w:r>
      <w:r>
        <w:rPr>
          <w:rStyle w:val="22"/>
        </w:rPr>
        <w:fldChar w:fldCharType="end"/>
      </w:r>
    </w:p>
    <w:bookmarkEnd w:id="15"/>
    <w:p>
      <w:pPr>
        <w:pStyle w:val="31"/>
      </w:pPr>
      <w:bookmarkStart w:id="16" w:name="ref-Schemenauer1994"/>
      <w:r>
        <w:t xml:space="preserve">Schemenauer, R. S., &amp; Cereceda, P. (1994). A proposed standard fog collector for use in high-elevation regions. </w:t>
      </w:r>
      <w:r>
        <w:rPr>
          <w:i/>
          <w:iCs/>
        </w:rPr>
        <w:t>Journal of Applied Meteorology</w:t>
      </w:r>
      <w:r>
        <w:t xml:space="preserve">, </w:t>
      </w:r>
      <w:r>
        <w:rPr>
          <w:i/>
          <w:iCs/>
        </w:rPr>
        <w:t>33</w:t>
      </w:r>
      <w:r>
        <w:t xml:space="preserve">(11), 1313–1322. </w:t>
      </w:r>
      <w:r>
        <w:fldChar w:fldCharType="begin"/>
      </w:r>
      <w:r>
        <w:instrText xml:space="preserve"> HYPERLINK "https://doi.org/10.1175/1520-0450(1994)033&lt;1313:apsfcf&gt;2.0.co;2" \h </w:instrText>
      </w:r>
      <w:r>
        <w:fldChar w:fldCharType="separate"/>
      </w:r>
      <w:r>
        <w:rPr>
          <w:rStyle w:val="22"/>
        </w:rPr>
        <w:t>https://doi.org/10.1175/1520-0450(1994)033&lt;1313:apsfcf&gt;2.0.co;2</w:t>
      </w:r>
      <w:r>
        <w:rPr>
          <w:rStyle w:val="22"/>
        </w:rPr>
        <w:fldChar w:fldCharType="end"/>
      </w:r>
    </w:p>
    <w:bookmarkEnd w:id="16"/>
    <w:p>
      <w:pPr>
        <w:pStyle w:val="31"/>
      </w:pPr>
      <w:bookmarkStart w:id="17" w:name="ref-Stull1988"/>
      <w:r>
        <w:t xml:space="preserve">Stull, R. B. (1988). </w:t>
      </w:r>
      <w:r>
        <w:rPr>
          <w:i/>
          <w:iCs/>
        </w:rPr>
        <w:t>An introduction to boundary layer meteorology</w:t>
      </w:r>
      <w:r>
        <w:t xml:space="preserve">. Kluwer Academic Publishers. </w:t>
      </w:r>
      <w:r>
        <w:fldChar w:fldCharType="begin"/>
      </w:r>
      <w:r>
        <w:instrText xml:space="preserve"> HYPERLINK "https://doi.org/10.1007/978-94-009-3027-8" \h </w:instrText>
      </w:r>
      <w:r>
        <w:fldChar w:fldCharType="separate"/>
      </w:r>
      <w:r>
        <w:rPr>
          <w:rStyle w:val="22"/>
        </w:rPr>
        <w:t>https://doi.org/10.1007/978-94-009-3027-8</w:t>
      </w:r>
      <w:r>
        <w:rPr>
          <w:rStyle w:val="22"/>
        </w:rPr>
        <w:fldChar w:fldCharType="end"/>
      </w:r>
    </w:p>
    <w:bookmarkEnd w:id="17"/>
    <w:p>
      <w:pPr>
        <w:pStyle w:val="31"/>
      </w:pPr>
      <w:bookmarkStart w:id="18" w:name="ref-Wang2016"/>
      <w:r>
        <w:t xml:space="preserve">Wang, L., Kaseke, K. F., &amp; Seely, M. K. (2016). Effects of non‐rainfall water inputs on ecosystem functions. </w:t>
      </w:r>
      <w:r>
        <w:rPr>
          <w:i/>
          <w:iCs/>
        </w:rPr>
        <w:t>WIREs Water</w:t>
      </w:r>
      <w:r>
        <w:t xml:space="preserve">, </w:t>
      </w:r>
      <w:r>
        <w:rPr>
          <w:i/>
          <w:iCs/>
        </w:rPr>
        <w:t>4</w:t>
      </w:r>
      <w:r>
        <w:t xml:space="preserve">(1). </w:t>
      </w:r>
      <w:r>
        <w:fldChar w:fldCharType="begin"/>
      </w:r>
      <w:r>
        <w:instrText xml:space="preserve"> HYPERLINK "https://doi.org/10.1002/wat2.1179" \h </w:instrText>
      </w:r>
      <w:r>
        <w:fldChar w:fldCharType="separate"/>
      </w:r>
      <w:r>
        <w:rPr>
          <w:rStyle w:val="22"/>
        </w:rPr>
        <w:t>https://doi.org/10.1002/wat2.1179</w:t>
      </w:r>
      <w:r>
        <w:rPr>
          <w:rStyle w:val="22"/>
        </w:rPr>
        <w:fldChar w:fldCharType="end"/>
      </w:r>
    </w:p>
    <w:bookmarkEnd w:id="1"/>
    <w:bookmarkEnd w:id="3"/>
    <w:bookmarkEnd w:id="18"/>
    <w:sectPr>
      <w:footnotePr>
        <w:numRestart w:val="eachSect"/>
      </w:footnotePr>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elipe" w:date="2026-08-31T18:11:18Z" w:initials="f">
    <w:p w14:paraId="AF7FC31B">
      <w:pPr>
        <w:pStyle w:val="16"/>
        <w:rPr>
          <w:rFonts w:hint="default"/>
          <w:lang w:val="es"/>
        </w:rPr>
      </w:pPr>
      <w:r>
        <w:rPr>
          <w:rFonts w:hint="default"/>
          <w:lang w:val="es"/>
        </w:rPr>
        <w:t>Shorter sentences max 2 lines</w:t>
      </w:r>
    </w:p>
  </w:comment>
  <w:comment w:id="1" w:author="felipe" w:date="2026-08-31T18:30:40Z" w:initials="f">
    <w:p w14:paraId="FBE1AC00">
      <w:pPr>
        <w:pStyle w:val="16"/>
        <w:rPr>
          <w:rFonts w:hint="default"/>
          <w:lang w:val="es"/>
        </w:rPr>
      </w:pPr>
      <w:r>
        <w:rPr>
          <w:rFonts w:hint="default"/>
          <w:lang w:val="es"/>
        </w:rPr>
        <w:t xml:space="preserve">Tenemos espacio aca para desarrollar un poco las dos ideas que planteas en las dos frases de arriba: (1), que es fuente de agua para ecosistemas, por ejemplo mencionar pisos de vegetacion donde hay mas niebla y otros donde hay aparentemente mas rocio y (2) como fuente de agua complementaria, mencionando los volumenes que se colectan en atacama para uso humano o en agricultura.  Al final de este parrafo mencionar que los dos procesos son dificiles de distinguir, dado lo complejo de medirlos y que sus definiciones fisicas no estan del todo claras. </w:t>
      </w:r>
    </w:p>
  </w:comment>
  <w:comment w:id="2" w:author="felipe" w:date="2026-08-31T18:57:56Z" w:initials="f">
    <w:p w14:paraId="649523B1">
      <w:pPr>
        <w:pStyle w:val="16"/>
        <w:rPr>
          <w:rFonts w:hint="default"/>
          <w:lang w:val="es"/>
        </w:rPr>
      </w:pPr>
      <w:r>
        <w:rPr>
          <w:rFonts w:hint="default"/>
          <w:lang w:val="es"/>
        </w:rPr>
        <w:t>Reescribir esta parte que no se entiende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AF7FC31B" w15:done="0"/>
  <w15:commentEx w15:paraId="FBE1AC00" w15:done="0"/>
  <w15:commentEx w15:paraId="649523B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Aptos">
    <w:altName w:val="Arial"/>
    <w:panose1 w:val="020B0004020202020204"/>
    <w:charset w:val="00"/>
    <w:family w:val="swiss"/>
    <w:pitch w:val="default"/>
    <w:sig w:usb0="00000000" w:usb1="00000000" w:usb2="00000000" w:usb3="00000000" w:csb0="0000019F" w:csb1="00000000"/>
  </w:font>
  <w:font w:name="等线">
    <w:altName w:val="Droid Sans Fallback"/>
    <w:panose1 w:val="00000000000000000000"/>
    <w:charset w:val="86"/>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URW Bookman [UKWN]"/>
    <w:panose1 w:val="00000000000000000000"/>
    <w:charset w:val="00"/>
    <w:family w:val="auto"/>
    <w:pitch w:val="default"/>
    <w:sig w:usb0="00000000" w:usb1="00000000" w:usb2="00000000" w:usb3="00000000" w:csb0="00000000" w:csb1="00000000"/>
  </w:font>
  <w:font w:name="Consolas">
    <w:altName w:val="URW Bookman [UKWN]"/>
    <w:panose1 w:val="00000000000000000000"/>
    <w:charset w:val="00"/>
    <w:family w:val="auto"/>
    <w:pitch w:val="default"/>
    <w:sig w:usb0="00000000" w:usb1="00000000" w:usb2="00000000" w:usb3="00000000" w:csb0="00000000" w:csb1="00000000"/>
  </w:font>
  <w:font w:name="等线">
    <w:altName w:val="URW Bookman [UKWN]"/>
    <w:panose1 w:val="00000000000000000000"/>
    <w:charset w:val="00"/>
    <w:family w:val="auto"/>
    <w:pitch w:val="default"/>
    <w:sig w:usb0="00000000" w:usb1="00000000" w:usb2="00000000" w:usb3="00000000" w:csb0="00000000" w:csb1="00000000"/>
  </w:font>
  <w:font w:name="URW Bookman [UKWN]">
    <w:panose1 w:val="00000400000000000000"/>
    <w:charset w:val="00"/>
    <w:family w:val="auto"/>
    <w:pitch w:val="default"/>
    <w:sig w:usb0="00000287" w:usb1="00000800" w:usb2="00000000" w:usb3="00000000" w:csb0="6000009F" w:csb1="00000000"/>
  </w:font>
  <w:font w:name="Droid Sans Fallback">
    <w:panose1 w:val="020B0502000000000001"/>
    <w:charset w:val="86"/>
    <w:family w:val="auto"/>
    <w:pitch w:val="default"/>
    <w:sig w:usb0="910002FF" w:usb1="2BDFFCFB" w:usb2="00000036" w:usb3="00000000" w:csb0="203F01FF" w:csb1="D7FF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elipe">
    <w15:presenceInfo w15:providerId="None" w15:userId="felip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trackRevisions w:val="1"/>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BE2F7E"/>
    <w:rsid w:val="FEFEB11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2"/>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3"/>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4"/>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20"/>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qFormat/>
    <w:uiPriority w:val="0"/>
    <w:pPr>
      <w:spacing w:before="0" w:after="120"/>
    </w:pPr>
    <w:rPr>
      <w:i/>
    </w:rPr>
  </w:style>
  <w:style w:type="paragraph" w:styleId="16">
    <w:name w:val="annotation text"/>
    <w:basedOn w:val="1"/>
    <w:uiPriority w:val="0"/>
    <w:pPr>
      <w:jc w:val="left"/>
    </w:pPr>
  </w:style>
  <w:style w:type="paragraph" w:styleId="17">
    <w:name w:val="Date"/>
    <w:basedOn w:val="18"/>
    <w:next w:val="3"/>
    <w:qFormat/>
    <w:uiPriority w:val="0"/>
    <w:pPr>
      <w:keepNext/>
      <w:keepLines/>
    </w:pPr>
    <w:rPr>
      <w:sz w:val="24"/>
      <w:szCs w:val="24"/>
    </w:rPr>
  </w:style>
  <w:style w:type="paragraph" w:styleId="18">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9">
    <w:name w:val="footnote reference"/>
    <w:basedOn w:val="20"/>
    <w:qFormat/>
    <w:uiPriority w:val="0"/>
    <w:rPr>
      <w:vertAlign w:val="superscript"/>
    </w:rPr>
  </w:style>
  <w:style w:type="character" w:customStyle="1" w:styleId="20">
    <w:name w:val="Body Text Char"/>
    <w:basedOn w:val="12"/>
    <w:link w:val="3"/>
    <w:qFormat/>
    <w:uiPriority w:val="0"/>
  </w:style>
  <w:style w:type="paragraph" w:styleId="21">
    <w:name w:val="footnote text"/>
    <w:basedOn w:val="1"/>
    <w:unhideWhenUsed/>
    <w:qFormat/>
    <w:uiPriority w:val="9"/>
  </w:style>
  <w:style w:type="character" w:styleId="22">
    <w:name w:val="Hyperlink"/>
    <w:basedOn w:val="20"/>
    <w:qFormat/>
    <w:uiPriority w:val="0"/>
    <w:rPr>
      <w:color w:val="156082" w:themeColor="accent1"/>
    </w:rPr>
  </w:style>
  <w:style w:type="paragraph" w:styleId="23">
    <w:name w:val="Subtitle"/>
    <w:basedOn w:val="18"/>
    <w:next w:val="3"/>
    <w:link w:val="27"/>
    <w:qFormat/>
    <w:uiPriority w:val="11"/>
    <w:rPr>
      <w:rFonts w:eastAsiaTheme="majorEastAsia" w:cstheme="majorBidi"/>
      <w:spacing w:val="15"/>
      <w:sz w:val="28"/>
      <w:szCs w:val="28"/>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character" w:customStyle="1" w:styleId="26">
    <w:name w:val="Title Char"/>
    <w:basedOn w:val="12"/>
    <w:link w:val="18"/>
    <w:qFormat/>
    <w:uiPriority w:val="10"/>
    <w:rPr>
      <w:rFonts w:asciiTheme="majorHAnsi" w:hAnsiTheme="majorHAnsi" w:eastAsiaTheme="majorEastAsia" w:cstheme="majorBidi"/>
      <w:sz w:val="56"/>
      <w:szCs w:val="56"/>
    </w:rPr>
  </w:style>
  <w:style w:type="character" w:customStyle="1" w:styleId="27">
    <w:name w:val="Subtitle Char"/>
    <w:basedOn w:val="12"/>
    <w:link w:val="23"/>
    <w:qFormat/>
    <w:uiPriority w:val="11"/>
    <w:rPr>
      <w:rFonts w:eastAsiaTheme="majorEastAsia" w:cstheme="majorBidi"/>
      <w:color w:val="585858" w:themeColor="text1" w:themeTint="A6"/>
      <w:spacing w:val="15"/>
      <w:sz w:val="28"/>
      <w:szCs w:val="28"/>
    </w:rPr>
  </w:style>
  <w:style w:type="paragraph" w:customStyle="1" w:styleId="28">
    <w:name w:val="Author"/>
    <w:basedOn w:val="18"/>
    <w:next w:val="3"/>
    <w:qFormat/>
    <w:uiPriority w:val="0"/>
    <w:pPr>
      <w:keepNext/>
      <w:keepLines/>
    </w:pPr>
    <w:rPr>
      <w:sz w:val="24"/>
      <w:szCs w:val="24"/>
    </w:rPr>
  </w:style>
  <w:style w:type="paragraph" w:customStyle="1" w:styleId="29">
    <w:name w:val="Abstract Title"/>
    <w:basedOn w:val="1"/>
    <w:next w:val="30"/>
    <w:qFormat/>
    <w:uiPriority w:val="0"/>
    <w:pPr>
      <w:keepNext/>
      <w:keepLines/>
      <w:spacing w:before="300" w:after="0"/>
      <w:jc w:val="center"/>
    </w:pPr>
    <w:rPr>
      <w:b/>
      <w:sz w:val="20"/>
      <w:szCs w:val="20"/>
    </w:rPr>
  </w:style>
  <w:style w:type="paragraph" w:customStyle="1" w:styleId="30">
    <w:name w:val="Abstract"/>
    <w:basedOn w:val="1"/>
    <w:next w:val="3"/>
    <w:qFormat/>
    <w:uiPriority w:val="0"/>
    <w:pPr>
      <w:keepNext/>
      <w:keepLines/>
      <w:spacing w:before="100" w:after="300"/>
    </w:pPr>
    <w:rPr>
      <w:sz w:val="20"/>
      <w:szCs w:val="20"/>
    </w:rPr>
  </w:style>
  <w:style w:type="paragraph" w:customStyle="1" w:styleId="31">
    <w:name w:val="Bibliography"/>
    <w:basedOn w:val="1"/>
    <w:qFormat/>
    <w:uiPriority w:val="0"/>
  </w:style>
  <w:style w:type="character" w:customStyle="1" w:styleId="32">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3">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4">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5">
    <w:name w:val="Heading 4 Char"/>
    <w:basedOn w:val="12"/>
    <w:link w:val="6"/>
    <w:semiHidden/>
    <w:qFormat/>
    <w:uiPriority w:val="9"/>
    <w:rPr>
      <w:rFonts w:eastAsiaTheme="majorEastAsia" w:cstheme="majorBidi"/>
      <w:i/>
      <w:iCs/>
      <w:color w:val="0F4761" w:themeColor="accent1" w:themeShade="BF"/>
    </w:rPr>
  </w:style>
  <w:style w:type="character" w:customStyle="1" w:styleId="36">
    <w:name w:val="Heading 5 Char"/>
    <w:basedOn w:val="12"/>
    <w:link w:val="7"/>
    <w:semiHidden/>
    <w:qFormat/>
    <w:uiPriority w:val="9"/>
    <w:rPr>
      <w:rFonts w:eastAsiaTheme="majorEastAsia" w:cstheme="majorBidi"/>
      <w:color w:val="0F4761" w:themeColor="accent1" w:themeShade="BF"/>
    </w:rPr>
  </w:style>
  <w:style w:type="character" w:customStyle="1" w:styleId="37">
    <w:name w:val="Heading 6 Char"/>
    <w:basedOn w:val="12"/>
    <w:link w:val="8"/>
    <w:semiHidden/>
    <w:qFormat/>
    <w:uiPriority w:val="9"/>
    <w:rPr>
      <w:rFonts w:eastAsiaTheme="majorEastAsia" w:cstheme="majorBidi"/>
      <w:i/>
      <w:iCs/>
      <w:color w:val="585858" w:themeColor="text1" w:themeTint="A6"/>
    </w:rPr>
  </w:style>
  <w:style w:type="character" w:customStyle="1" w:styleId="38">
    <w:name w:val="Heading 7 Char"/>
    <w:basedOn w:val="12"/>
    <w:link w:val="9"/>
    <w:semiHidden/>
    <w:qFormat/>
    <w:uiPriority w:val="9"/>
    <w:rPr>
      <w:rFonts w:eastAsiaTheme="majorEastAsia" w:cstheme="majorBidi"/>
      <w:color w:val="585858" w:themeColor="text1" w:themeTint="A6"/>
    </w:rPr>
  </w:style>
  <w:style w:type="character" w:customStyle="1" w:styleId="39">
    <w:name w:val="Heading 8 Char"/>
    <w:basedOn w:val="12"/>
    <w:link w:val="10"/>
    <w:semiHidden/>
    <w:qFormat/>
    <w:uiPriority w:val="9"/>
    <w:rPr>
      <w:rFonts w:eastAsiaTheme="majorEastAsia" w:cstheme="majorBidi"/>
      <w:i/>
      <w:iCs/>
      <w:color w:val="262626" w:themeColor="text1" w:themeTint="D8"/>
    </w:rPr>
  </w:style>
  <w:style w:type="character" w:customStyle="1" w:styleId="40">
    <w:name w:val="Heading 9 Char"/>
    <w:basedOn w:val="12"/>
    <w:link w:val="11"/>
    <w:semiHidden/>
    <w:qFormat/>
    <w:uiPriority w:val="9"/>
    <w:rPr>
      <w:rFonts w:eastAsiaTheme="majorEastAsia" w:cstheme="majorBidi"/>
      <w:color w:val="262626" w:themeColor="text1" w:themeTint="D8"/>
    </w:rPr>
  </w:style>
  <w:style w:type="paragraph" w:customStyle="1" w:styleId="41">
    <w:name w:val="Footnote Block Text"/>
    <w:basedOn w:val="21"/>
    <w:next w:val="21"/>
    <w:unhideWhenUsed/>
    <w:qFormat/>
    <w:uiPriority w:val="9"/>
    <w:pPr>
      <w:spacing w:before="100" w:after="100"/>
      <w:ind w:left="480" w:right="480" w:firstLine="0"/>
    </w:pPr>
  </w:style>
  <w:style w:type="table" w:customStyle="1" w:styleId="4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3">
    <w:name w:val="Definition Term"/>
    <w:basedOn w:val="1"/>
    <w:next w:val="44"/>
    <w:qFormat/>
    <w:uiPriority w:val="0"/>
    <w:pPr>
      <w:keepNext/>
      <w:keepLines/>
      <w:spacing w:after="0"/>
    </w:pPr>
    <w:rPr>
      <w:b/>
    </w:rPr>
  </w:style>
  <w:style w:type="paragraph" w:customStyle="1" w:styleId="44">
    <w:name w:val="Definition"/>
    <w:basedOn w:val="1"/>
    <w:qFormat/>
    <w:uiPriority w:val="0"/>
  </w:style>
  <w:style w:type="paragraph" w:customStyle="1" w:styleId="45">
    <w:name w:val="Table Caption"/>
    <w:basedOn w:val="15"/>
    <w:qFormat/>
    <w:uiPriority w:val="0"/>
    <w:pPr>
      <w:keepNext/>
    </w:pPr>
  </w:style>
  <w:style w:type="paragraph" w:customStyle="1" w:styleId="46">
    <w:name w:val="Image Caption"/>
    <w:basedOn w:val="15"/>
    <w:qFormat/>
    <w:uiPriority w:val="0"/>
  </w:style>
  <w:style w:type="paragraph" w:customStyle="1" w:styleId="47">
    <w:name w:val="Figure"/>
    <w:basedOn w:val="1"/>
    <w:qFormat/>
    <w:uiPriority w:val="0"/>
  </w:style>
  <w:style w:type="paragraph" w:customStyle="1" w:styleId="48">
    <w:name w:val="Captioned Figure"/>
    <w:basedOn w:val="47"/>
    <w:qFormat/>
    <w:uiPriority w:val="0"/>
    <w:pPr>
      <w:keepNext/>
    </w:pPr>
  </w:style>
  <w:style w:type="character" w:customStyle="1" w:styleId="49">
    <w:name w:val="Verbatim Char"/>
    <w:basedOn w:val="20"/>
    <w:link w:val="50"/>
    <w:qFormat/>
    <w:uiPriority w:val="0"/>
    <w:rPr>
      <w:rFonts w:ascii="Consolas" w:hAnsi="Consolas"/>
      <w:sz w:val="22"/>
    </w:rPr>
  </w:style>
  <w:style w:type="paragraph" w:customStyle="1" w:styleId="50">
    <w:name w:val="Source Code"/>
    <w:basedOn w:val="1"/>
    <w:link w:val="49"/>
    <w:qFormat/>
    <w:uiPriority w:val="0"/>
    <w:pPr>
      <w:shd w:val="clear" w:fill="F1F3F5"/>
      <w:wordWrap w:val="0"/>
    </w:pPr>
  </w:style>
  <w:style w:type="character" w:customStyle="1" w:styleId="51">
    <w:name w:val="Section Number"/>
    <w:basedOn w:val="20"/>
    <w:qFormat/>
    <w:uiPriority w:val="0"/>
  </w:style>
  <w:style w:type="paragraph" w:customStyle="1" w:styleId="52">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3">
    <w:name w:val="KeywordTok"/>
    <w:basedOn w:val="49"/>
    <w:qFormat/>
    <w:uiPriority w:val="0"/>
    <w:rPr>
      <w:b/>
      <w:color w:val="003B4F"/>
      <w:shd w:val="clear" w:fill="F1F3F5"/>
    </w:rPr>
  </w:style>
  <w:style w:type="character" w:customStyle="1" w:styleId="54">
    <w:name w:val="DataTypeTok"/>
    <w:basedOn w:val="49"/>
    <w:qFormat/>
    <w:uiPriority w:val="0"/>
    <w:rPr>
      <w:color w:val="AD0000"/>
      <w:shd w:val="clear" w:fill="F1F3F5"/>
    </w:rPr>
  </w:style>
  <w:style w:type="character" w:customStyle="1" w:styleId="55">
    <w:name w:val="DecValTok"/>
    <w:basedOn w:val="49"/>
    <w:qFormat/>
    <w:uiPriority w:val="0"/>
    <w:rPr>
      <w:color w:val="AD0000"/>
      <w:shd w:val="clear" w:fill="F1F3F5"/>
    </w:rPr>
  </w:style>
  <w:style w:type="character" w:customStyle="1" w:styleId="56">
    <w:name w:val="BaseNTok"/>
    <w:basedOn w:val="49"/>
    <w:qFormat/>
    <w:uiPriority w:val="0"/>
    <w:rPr>
      <w:color w:val="AD0000"/>
      <w:shd w:val="clear" w:fill="F1F3F5"/>
    </w:rPr>
  </w:style>
  <w:style w:type="character" w:customStyle="1" w:styleId="57">
    <w:name w:val="FloatTok"/>
    <w:basedOn w:val="49"/>
    <w:qFormat/>
    <w:uiPriority w:val="0"/>
    <w:rPr>
      <w:color w:val="AD0000"/>
      <w:shd w:val="clear" w:fill="F1F3F5"/>
    </w:rPr>
  </w:style>
  <w:style w:type="character" w:customStyle="1" w:styleId="58">
    <w:name w:val="ConstantTok"/>
    <w:basedOn w:val="49"/>
    <w:qFormat/>
    <w:uiPriority w:val="0"/>
    <w:rPr>
      <w:color w:val="8F5902"/>
      <w:shd w:val="clear" w:fill="F1F3F5"/>
    </w:rPr>
  </w:style>
  <w:style w:type="character" w:customStyle="1" w:styleId="59">
    <w:name w:val="CharTok"/>
    <w:basedOn w:val="49"/>
    <w:qFormat/>
    <w:uiPriority w:val="0"/>
    <w:rPr>
      <w:color w:val="20794D"/>
      <w:shd w:val="clear" w:fill="F1F3F5"/>
    </w:rPr>
  </w:style>
  <w:style w:type="character" w:customStyle="1" w:styleId="60">
    <w:name w:val="SpecialCharTok"/>
    <w:basedOn w:val="49"/>
    <w:qFormat/>
    <w:uiPriority w:val="0"/>
    <w:rPr>
      <w:color w:val="5E5E5E"/>
      <w:shd w:val="clear" w:fill="F1F3F5"/>
    </w:rPr>
  </w:style>
  <w:style w:type="character" w:customStyle="1" w:styleId="61">
    <w:name w:val="StringTok"/>
    <w:basedOn w:val="49"/>
    <w:qFormat/>
    <w:uiPriority w:val="0"/>
    <w:rPr>
      <w:color w:val="20794D"/>
      <w:shd w:val="clear" w:fill="F1F3F5"/>
    </w:rPr>
  </w:style>
  <w:style w:type="character" w:customStyle="1" w:styleId="62">
    <w:name w:val="VerbatimStringTok"/>
    <w:basedOn w:val="49"/>
    <w:qFormat/>
    <w:uiPriority w:val="0"/>
    <w:rPr>
      <w:color w:val="20794D"/>
      <w:shd w:val="clear" w:fill="F1F3F5"/>
    </w:rPr>
  </w:style>
  <w:style w:type="character" w:customStyle="1" w:styleId="63">
    <w:name w:val="SpecialStringTok"/>
    <w:basedOn w:val="49"/>
    <w:qFormat/>
    <w:uiPriority w:val="0"/>
    <w:rPr>
      <w:color w:val="20794D"/>
      <w:shd w:val="clear" w:fill="F1F3F5"/>
    </w:rPr>
  </w:style>
  <w:style w:type="character" w:customStyle="1" w:styleId="64">
    <w:name w:val="ImportTok"/>
    <w:basedOn w:val="49"/>
    <w:qFormat/>
    <w:uiPriority w:val="0"/>
    <w:rPr>
      <w:color w:val="00769E"/>
      <w:shd w:val="clear" w:fill="F1F3F5"/>
    </w:rPr>
  </w:style>
  <w:style w:type="character" w:customStyle="1" w:styleId="65">
    <w:name w:val="CommentTok"/>
    <w:basedOn w:val="49"/>
    <w:qFormat/>
    <w:uiPriority w:val="0"/>
    <w:rPr>
      <w:color w:val="5E5E5E"/>
      <w:shd w:val="clear" w:fill="F1F3F5"/>
    </w:rPr>
  </w:style>
  <w:style w:type="character" w:customStyle="1" w:styleId="66">
    <w:name w:val="DocumentationTok"/>
    <w:basedOn w:val="49"/>
    <w:qFormat/>
    <w:uiPriority w:val="0"/>
    <w:rPr>
      <w:i/>
      <w:color w:val="5E5E5E"/>
      <w:shd w:val="clear" w:fill="F1F3F5"/>
    </w:rPr>
  </w:style>
  <w:style w:type="character" w:customStyle="1" w:styleId="67">
    <w:name w:val="AnnotationTok"/>
    <w:basedOn w:val="49"/>
    <w:qFormat/>
    <w:uiPriority w:val="0"/>
    <w:rPr>
      <w:color w:val="5E5E5E"/>
      <w:shd w:val="clear" w:fill="F1F3F5"/>
    </w:rPr>
  </w:style>
  <w:style w:type="character" w:customStyle="1" w:styleId="68">
    <w:name w:val="CommentVarTok"/>
    <w:basedOn w:val="49"/>
    <w:qFormat/>
    <w:uiPriority w:val="0"/>
    <w:rPr>
      <w:i/>
      <w:color w:val="5E5E5E"/>
      <w:shd w:val="clear" w:fill="F1F3F5"/>
    </w:rPr>
  </w:style>
  <w:style w:type="character" w:customStyle="1" w:styleId="69">
    <w:name w:val="OtherTok"/>
    <w:basedOn w:val="49"/>
    <w:qFormat/>
    <w:uiPriority w:val="0"/>
    <w:rPr>
      <w:color w:val="003B4F"/>
      <w:shd w:val="clear" w:fill="F1F3F5"/>
    </w:rPr>
  </w:style>
  <w:style w:type="character" w:customStyle="1" w:styleId="70">
    <w:name w:val="FunctionTok"/>
    <w:basedOn w:val="49"/>
    <w:qFormat/>
    <w:uiPriority w:val="0"/>
    <w:rPr>
      <w:color w:val="4758AB"/>
      <w:shd w:val="clear" w:fill="F1F3F5"/>
    </w:rPr>
  </w:style>
  <w:style w:type="character" w:customStyle="1" w:styleId="71">
    <w:name w:val="VariableTok"/>
    <w:basedOn w:val="49"/>
    <w:qFormat/>
    <w:uiPriority w:val="0"/>
    <w:rPr>
      <w:color w:val="111111"/>
      <w:shd w:val="clear" w:fill="F1F3F5"/>
    </w:rPr>
  </w:style>
  <w:style w:type="character" w:customStyle="1" w:styleId="72">
    <w:name w:val="ControlFlowTok"/>
    <w:basedOn w:val="49"/>
    <w:qFormat/>
    <w:uiPriority w:val="0"/>
    <w:rPr>
      <w:b/>
      <w:color w:val="003B4F"/>
      <w:shd w:val="clear" w:fill="F1F3F5"/>
    </w:rPr>
  </w:style>
  <w:style w:type="character" w:customStyle="1" w:styleId="73">
    <w:name w:val="OperatorTok"/>
    <w:basedOn w:val="49"/>
    <w:qFormat/>
    <w:uiPriority w:val="0"/>
    <w:rPr>
      <w:color w:val="5E5E5E"/>
      <w:shd w:val="clear" w:fill="F1F3F5"/>
    </w:rPr>
  </w:style>
  <w:style w:type="character" w:customStyle="1" w:styleId="74">
    <w:name w:val="BuiltInTok"/>
    <w:basedOn w:val="49"/>
    <w:qFormat/>
    <w:uiPriority w:val="0"/>
    <w:rPr>
      <w:color w:val="003B4F"/>
      <w:shd w:val="clear" w:fill="F1F3F5"/>
    </w:rPr>
  </w:style>
  <w:style w:type="character" w:customStyle="1" w:styleId="75">
    <w:name w:val="ExtensionTok"/>
    <w:basedOn w:val="49"/>
    <w:qFormat/>
    <w:uiPriority w:val="0"/>
    <w:rPr>
      <w:color w:val="003B4F"/>
      <w:shd w:val="clear" w:fill="F1F3F5"/>
    </w:rPr>
  </w:style>
  <w:style w:type="character" w:customStyle="1" w:styleId="76">
    <w:name w:val="PreprocessorTok"/>
    <w:basedOn w:val="49"/>
    <w:qFormat/>
    <w:uiPriority w:val="0"/>
    <w:rPr>
      <w:color w:val="AD0000"/>
      <w:shd w:val="clear" w:fill="F1F3F5"/>
    </w:rPr>
  </w:style>
  <w:style w:type="character" w:customStyle="1" w:styleId="77">
    <w:name w:val="AttributeTok"/>
    <w:basedOn w:val="49"/>
    <w:qFormat/>
    <w:uiPriority w:val="0"/>
    <w:rPr>
      <w:color w:val="657422"/>
      <w:shd w:val="clear" w:fill="F1F3F5"/>
    </w:rPr>
  </w:style>
  <w:style w:type="character" w:customStyle="1" w:styleId="78">
    <w:name w:val="RegionMarkerTok"/>
    <w:basedOn w:val="49"/>
    <w:qFormat/>
    <w:uiPriority w:val="0"/>
    <w:rPr>
      <w:color w:val="003B4F"/>
      <w:shd w:val="clear" w:fill="F1F3F5"/>
    </w:rPr>
  </w:style>
  <w:style w:type="character" w:customStyle="1" w:styleId="79">
    <w:name w:val="InformationTok"/>
    <w:basedOn w:val="49"/>
    <w:qFormat/>
    <w:uiPriority w:val="0"/>
    <w:rPr>
      <w:color w:val="5E5E5E"/>
      <w:shd w:val="clear" w:fill="F1F3F5"/>
    </w:rPr>
  </w:style>
  <w:style w:type="character" w:customStyle="1" w:styleId="80">
    <w:name w:val="WarningTok"/>
    <w:basedOn w:val="49"/>
    <w:qFormat/>
    <w:uiPriority w:val="0"/>
    <w:rPr>
      <w:i/>
      <w:color w:val="5E5E5E"/>
      <w:shd w:val="clear" w:fill="F1F3F5"/>
    </w:rPr>
  </w:style>
  <w:style w:type="character" w:customStyle="1" w:styleId="81">
    <w:name w:val="AlertTok"/>
    <w:basedOn w:val="49"/>
    <w:qFormat/>
    <w:uiPriority w:val="0"/>
    <w:rPr>
      <w:color w:val="AD0000"/>
      <w:shd w:val="clear" w:fill="F1F3F5"/>
    </w:rPr>
  </w:style>
  <w:style w:type="character" w:customStyle="1" w:styleId="82">
    <w:name w:val="ErrorTok"/>
    <w:basedOn w:val="49"/>
    <w:qFormat/>
    <w:uiPriority w:val="0"/>
    <w:rPr>
      <w:color w:val="AD0000"/>
      <w:shd w:val="clear" w:fill="F1F3F5"/>
    </w:rPr>
  </w:style>
  <w:style w:type="character" w:customStyle="1" w:styleId="83">
    <w:name w:val="NormalTok"/>
    <w:basedOn w:val="49"/>
    <w:qFormat/>
    <w:uiPriority w:val="0"/>
    <w:rPr>
      <w:color w:val="003B4F"/>
      <w:shd w:val="clear" w:fill="F1F3F5"/>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14</TotalTime>
  <ScaleCrop>false</ScaleCrop>
  <LinksUpToDate>false</LinksUpToDate>
  <CharactersWithSpaces>583</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2026-08-31T00:02:00Z</dcterms:created>
  <dc:creator>F.M. Narbona, F. Lobos-Roco, C. Del Río, S. Acevedo, A. Siegmund</dc:creator>
  <cp:lastModifiedBy>felipe</cp:lastModifiedBy>
  <dcterms:modified xsi:type="dcterms:W3CDTF">2026-08-31T19:15:06Z</dcterms:modified>
  <dc:title>Thermodynamic characterization of the marine boundary layer during fog and dew events in the hyperarid coastal climate of the Ataca Desert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references_v02.bib</vt:lpwstr>
  </property>
  <property fmtid="{D5CDD505-2E9C-101B-9397-08002B2CF9AE}" pid="5" name="by-author">
    <vt:lpwstr/>
  </property>
  <property fmtid="{D5CDD505-2E9C-101B-9397-08002B2CF9AE}" pid="6" name="csl">
    <vt:lpwstr>apa.csl</vt:lpwstr>
  </property>
  <property fmtid="{D5CDD505-2E9C-101B-9397-08002B2CF9AE}" pid="7" name="date">
    <vt:lpwstr>2026-08-30</vt:lpwstr>
  </property>
  <property fmtid="{D5CDD505-2E9C-101B-9397-08002B2CF9AE}" pid="8" name="editor">
    <vt:lpwstr>visual</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y fmtid="{D5CDD505-2E9C-101B-9397-08002B2CF9AE}" pid="15" name="KSOProductBuildVer">
    <vt:lpwstr>1033-11.1.0.9505</vt:lpwstr>
  </property>
</Properties>
</file>